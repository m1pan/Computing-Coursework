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040C8" w14:textId="77777777" w:rsidR="003A4C8E" w:rsidRDefault="003A4C8E" w:rsidP="007B42F0">
      <w:pPr>
        <w:pStyle w:val="Heading1"/>
        <w:spacing w:line="276" w:lineRule="auto"/>
        <w:jc w:val="center"/>
        <w:rPr>
          <w:rFonts w:asciiTheme="minorHAnsi" w:hAnsiTheme="minorHAnsi"/>
          <w:sz w:val="24"/>
          <w:szCs w:val="24"/>
        </w:rPr>
      </w:pPr>
      <w:r w:rsidRPr="005C7D28">
        <w:rPr>
          <w:rFonts w:asciiTheme="minorHAnsi" w:hAnsiTheme="minorHAnsi"/>
          <w:sz w:val="24"/>
          <w:szCs w:val="24"/>
        </w:rPr>
        <w:t>ME</w:t>
      </w:r>
      <w:r>
        <w:rPr>
          <w:rFonts w:asciiTheme="minorHAnsi" w:hAnsiTheme="minorHAnsi"/>
          <w:sz w:val="24"/>
          <w:szCs w:val="24"/>
        </w:rPr>
        <w:t>2</w:t>
      </w:r>
      <w:r w:rsidRPr="005C7D28">
        <w:rPr>
          <w:rFonts w:asciiTheme="minorHAnsi" w:hAnsiTheme="minorHAnsi"/>
          <w:sz w:val="24"/>
          <w:szCs w:val="24"/>
        </w:rPr>
        <w:t xml:space="preserve"> Computing- </w:t>
      </w:r>
      <w:r>
        <w:rPr>
          <w:rFonts w:asciiTheme="minorHAnsi" w:hAnsiTheme="minorHAnsi"/>
          <w:sz w:val="24"/>
          <w:szCs w:val="24"/>
        </w:rPr>
        <w:t>Coursework summary</w:t>
      </w:r>
    </w:p>
    <w:p w14:paraId="507D5202" w14:textId="7F60DA2D" w:rsidR="00B63F8C" w:rsidRDefault="001D08DE" w:rsidP="00B63F8C">
      <w:pPr>
        <w:pStyle w:val="Heading2"/>
        <w:spacing w:line="276" w:lineRule="auto"/>
        <w:ind w:left="-426"/>
        <w:rPr>
          <w:rFonts w:asciiTheme="minorHAnsi" w:hAnsiTheme="minorHAnsi"/>
          <w:color w:val="000000" w:themeColor="text1"/>
          <w:sz w:val="24"/>
          <w:szCs w:val="24"/>
        </w:rPr>
      </w:pPr>
      <w:r w:rsidRPr="00833A40">
        <w:rPr>
          <w:rFonts w:asciiTheme="minorHAnsi" w:hAnsiTheme="minorHAnsi"/>
          <w:color w:val="000000" w:themeColor="text1"/>
          <w:sz w:val="24"/>
          <w:szCs w:val="24"/>
        </w:rPr>
        <w:t>Students: (</w:t>
      </w:r>
      <w:r w:rsidR="003A4C8E" w:rsidRPr="00833A40">
        <w:rPr>
          <w:rFonts w:asciiTheme="minorHAnsi" w:hAnsiTheme="minorHAnsi"/>
          <w:color w:val="000000" w:themeColor="text1"/>
          <w:sz w:val="24"/>
          <w:szCs w:val="24"/>
        </w:rPr>
        <w:t>Surname-CID):</w:t>
      </w:r>
      <w:r w:rsidR="003E093F" w:rsidRPr="00833A40">
        <w:rPr>
          <w:rFonts w:asciiTheme="minorHAnsi" w:hAnsiTheme="minorHAnsi"/>
          <w:color w:val="000000" w:themeColor="text1"/>
          <w:sz w:val="24"/>
          <w:szCs w:val="24"/>
        </w:rPr>
        <w:t xml:space="preserve"> Joshua </w:t>
      </w:r>
      <w:r w:rsidR="00B5307E" w:rsidRPr="00833A40">
        <w:rPr>
          <w:rFonts w:asciiTheme="minorHAnsi" w:hAnsiTheme="minorHAnsi"/>
          <w:color w:val="000000" w:themeColor="text1"/>
          <w:sz w:val="24"/>
          <w:szCs w:val="24"/>
        </w:rPr>
        <w:t>Chong</w:t>
      </w:r>
      <w:r w:rsidR="003E093F" w:rsidRPr="00833A40">
        <w:rPr>
          <w:rFonts w:asciiTheme="minorHAnsi" w:hAnsiTheme="minorHAnsi"/>
          <w:color w:val="000000" w:themeColor="text1"/>
          <w:sz w:val="24"/>
          <w:szCs w:val="24"/>
        </w:rPr>
        <w:t xml:space="preserve"> (02125958)</w:t>
      </w:r>
      <w:r w:rsidR="00B63F8C" w:rsidRPr="00B63F8C">
        <w:rPr>
          <w:rFonts w:asciiTheme="minorHAnsi" w:hAnsiTheme="minorHAnsi"/>
          <w:color w:val="000000" w:themeColor="text1"/>
          <w:sz w:val="24"/>
          <w:szCs w:val="24"/>
        </w:rPr>
        <w:t xml:space="preserve"> </w:t>
      </w:r>
      <w:r w:rsidR="00B63F8C">
        <w:rPr>
          <w:rFonts w:asciiTheme="minorHAnsi" w:hAnsiTheme="minorHAnsi"/>
          <w:color w:val="000000" w:themeColor="text1"/>
          <w:sz w:val="24"/>
          <w:szCs w:val="24"/>
        </w:rPr>
        <w:tab/>
      </w:r>
      <w:r w:rsidR="00B63F8C">
        <w:rPr>
          <w:rFonts w:asciiTheme="minorHAnsi" w:hAnsiTheme="minorHAnsi"/>
          <w:color w:val="000000" w:themeColor="text1"/>
          <w:sz w:val="24"/>
          <w:szCs w:val="24"/>
        </w:rPr>
        <w:tab/>
      </w:r>
      <w:r w:rsidR="00B63F8C" w:rsidRPr="00833A40">
        <w:rPr>
          <w:rFonts w:asciiTheme="minorHAnsi" w:hAnsiTheme="minorHAnsi"/>
          <w:color w:val="000000" w:themeColor="text1"/>
          <w:sz w:val="24"/>
          <w:szCs w:val="24"/>
        </w:rPr>
        <w:t xml:space="preserve">Path: </w:t>
      </w:r>
      <w:r w:rsidR="00B63F8C">
        <w:rPr>
          <w:rFonts w:asciiTheme="minorHAnsi" w:hAnsiTheme="minorHAnsi"/>
          <w:color w:val="000000" w:themeColor="text1"/>
          <w:sz w:val="24"/>
          <w:szCs w:val="24"/>
        </w:rPr>
        <w:t xml:space="preserve">B, </w:t>
      </w:r>
      <w:r w:rsidR="009B38D4">
        <w:rPr>
          <w:rFonts w:asciiTheme="minorHAnsi" w:hAnsiTheme="minorHAnsi"/>
          <w:color w:val="000000" w:themeColor="text1"/>
          <w:sz w:val="24"/>
          <w:szCs w:val="24"/>
        </w:rPr>
        <w:t xml:space="preserve"> </w:t>
      </w:r>
      <w:r w:rsidR="00B63F8C" w:rsidRPr="00833A40">
        <w:rPr>
          <w:rFonts w:asciiTheme="minorHAnsi" w:hAnsiTheme="minorHAnsi"/>
          <w:color w:val="000000" w:themeColor="text1"/>
          <w:sz w:val="24"/>
          <w:szCs w:val="24"/>
        </w:rPr>
        <w:t xml:space="preserve">Words: </w:t>
      </w:r>
      <w:r w:rsidR="00263E5B">
        <w:rPr>
          <w:rFonts w:asciiTheme="minorHAnsi" w:hAnsiTheme="minorHAnsi"/>
          <w:color w:val="000000" w:themeColor="text1"/>
          <w:sz w:val="24"/>
          <w:szCs w:val="24"/>
        </w:rPr>
        <w:t xml:space="preserve"> 9</w:t>
      </w:r>
      <w:r w:rsidR="009B38D4">
        <w:rPr>
          <w:rFonts w:asciiTheme="minorHAnsi" w:hAnsiTheme="minorHAnsi"/>
          <w:color w:val="000000" w:themeColor="text1"/>
          <w:sz w:val="24"/>
          <w:szCs w:val="24"/>
        </w:rPr>
        <w:t>84</w:t>
      </w:r>
      <w:r w:rsidR="00B63F8C" w:rsidRPr="00833A40">
        <w:rPr>
          <w:rFonts w:asciiTheme="minorHAnsi" w:hAnsiTheme="minorHAnsi"/>
          <w:color w:val="000000" w:themeColor="text1"/>
          <w:sz w:val="24"/>
          <w:szCs w:val="24"/>
        </w:rPr>
        <w:t xml:space="preserve"> /1000</w:t>
      </w:r>
    </w:p>
    <w:p w14:paraId="64082E94" w14:textId="15A089D1" w:rsidR="00220AE8" w:rsidRPr="00833A40" w:rsidRDefault="00B5307E" w:rsidP="00B63F8C">
      <w:pPr>
        <w:pStyle w:val="Heading2"/>
        <w:spacing w:line="276" w:lineRule="auto"/>
        <w:ind w:left="1014" w:firstLine="1146"/>
        <w:rPr>
          <w:rFonts w:asciiTheme="minorHAnsi" w:hAnsiTheme="minorHAnsi"/>
          <w:color w:val="000000" w:themeColor="text1"/>
          <w:sz w:val="24"/>
          <w:szCs w:val="24"/>
        </w:rPr>
      </w:pPr>
      <w:r w:rsidRPr="00833A40">
        <w:rPr>
          <w:rFonts w:asciiTheme="minorHAnsi" w:hAnsiTheme="minorHAnsi"/>
          <w:color w:val="000000" w:themeColor="text1"/>
          <w:sz w:val="24"/>
          <w:szCs w:val="24"/>
        </w:rPr>
        <w:t xml:space="preserve"> Michael Pan (</w:t>
      </w:r>
      <w:r w:rsidR="005B4D11" w:rsidRPr="00833A40">
        <w:rPr>
          <w:rFonts w:asciiTheme="minorHAnsi" w:hAnsiTheme="minorHAnsi"/>
          <w:color w:val="000000" w:themeColor="text1"/>
          <w:sz w:val="24"/>
          <w:szCs w:val="24"/>
        </w:rPr>
        <w:t>01853189</w:t>
      </w:r>
      <w:r w:rsidRPr="00833A40">
        <w:rPr>
          <w:rFonts w:asciiTheme="minorHAnsi" w:hAnsiTheme="minorHAnsi"/>
          <w:color w:val="000000" w:themeColor="text1"/>
          <w:sz w:val="24"/>
          <w:szCs w:val="24"/>
        </w:rPr>
        <w:t>)</w:t>
      </w:r>
      <w:r w:rsidR="00B758E7" w:rsidRPr="00833A40">
        <w:rPr>
          <w:rFonts w:asciiTheme="minorHAnsi" w:hAnsiTheme="minorHAnsi"/>
          <w:color w:val="000000" w:themeColor="text1"/>
          <w:sz w:val="24"/>
          <w:szCs w:val="24"/>
        </w:rPr>
        <w:tab/>
      </w:r>
    </w:p>
    <w:p w14:paraId="058B7FDC" w14:textId="2520BC99" w:rsidR="003A4C8E" w:rsidRPr="00B63F8C" w:rsidRDefault="00000250" w:rsidP="00B63F8C">
      <w:pPr>
        <w:pStyle w:val="Heading2"/>
        <w:spacing w:line="276" w:lineRule="auto"/>
        <w:ind w:left="-426"/>
        <w:jc w:val="right"/>
        <w:rPr>
          <w:rFonts w:asciiTheme="minorHAnsi" w:hAnsiTheme="minorHAnsi"/>
          <w:b/>
          <w:i/>
          <w:color w:val="000000" w:themeColor="text1"/>
          <w:sz w:val="24"/>
          <w:szCs w:val="24"/>
        </w:rPr>
      </w:pPr>
      <w:r w:rsidRPr="00833A40">
        <w:rPr>
          <w:rFonts w:asciiTheme="minorHAnsi" w:hAnsiTheme="minorHAnsi"/>
          <w:color w:val="000000" w:themeColor="text1"/>
          <w:sz w:val="24"/>
          <w:szCs w:val="24"/>
        </w:rPr>
        <w:t xml:space="preserve">      </w:t>
      </w:r>
    </w:p>
    <w:p w14:paraId="0B9BC8E0" w14:textId="4BF48A0C" w:rsidR="00220AE8" w:rsidRPr="00833A40" w:rsidRDefault="00220AE8" w:rsidP="007B42F0">
      <w:pPr>
        <w:spacing w:line="276" w:lineRule="auto"/>
        <w:rPr>
          <w:color w:val="C00000"/>
        </w:rPr>
      </w:pPr>
      <w:r w:rsidRPr="00833A40">
        <w:rPr>
          <w:color w:val="C00000"/>
        </w:rPr>
        <w:t>A) What physics are you trying to model and analyse? (Describe clearly, in words, what physical phenomenon you wish to analyse)</w:t>
      </w:r>
      <w:r w:rsidR="009B38D4">
        <w:rPr>
          <w:color w:val="C00000"/>
        </w:rPr>
        <w:t xml:space="preserve"> </w:t>
      </w:r>
    </w:p>
    <w:p w14:paraId="53B4D331" w14:textId="78D4AE9A" w:rsidR="008C7AD9" w:rsidRDefault="009957A8" w:rsidP="007B42F0">
      <w:pPr>
        <w:spacing w:line="276" w:lineRule="auto"/>
        <w:rPr>
          <w:color w:val="000000" w:themeColor="text1"/>
        </w:rPr>
      </w:pPr>
      <w:r w:rsidRPr="00833A40">
        <w:rPr>
          <w:color w:val="000000" w:themeColor="text1"/>
        </w:rPr>
        <w:t xml:space="preserve">We have chosen to model the </w:t>
      </w:r>
      <w:r w:rsidR="00765E2E" w:rsidRPr="00833A40">
        <w:rPr>
          <w:color w:val="000000" w:themeColor="text1"/>
        </w:rPr>
        <w:t>price of</w:t>
      </w:r>
      <w:r w:rsidRPr="00833A40">
        <w:rPr>
          <w:color w:val="000000" w:themeColor="text1"/>
        </w:rPr>
        <w:t xml:space="preserve"> derivatives </w:t>
      </w:r>
      <w:r w:rsidR="00765E2E" w:rsidRPr="00833A40">
        <w:rPr>
          <w:color w:val="000000" w:themeColor="text1"/>
        </w:rPr>
        <w:t>on</w:t>
      </w:r>
      <w:r w:rsidRPr="00833A40">
        <w:rPr>
          <w:color w:val="000000" w:themeColor="text1"/>
        </w:rPr>
        <w:t xml:space="preserve"> </w:t>
      </w:r>
      <w:r w:rsidR="00601660" w:rsidRPr="00833A40">
        <w:rPr>
          <w:color w:val="000000" w:themeColor="text1"/>
        </w:rPr>
        <w:t xml:space="preserve">a </w:t>
      </w:r>
      <w:r w:rsidRPr="00833A40">
        <w:rPr>
          <w:color w:val="000000" w:themeColor="text1"/>
        </w:rPr>
        <w:t xml:space="preserve">financial market, which </w:t>
      </w:r>
      <w:r w:rsidR="001B0E64" w:rsidRPr="00833A40">
        <w:rPr>
          <w:color w:val="000000" w:themeColor="text1"/>
        </w:rPr>
        <w:t>can be</w:t>
      </w:r>
      <w:r w:rsidRPr="00833A40">
        <w:rPr>
          <w:color w:val="000000" w:themeColor="text1"/>
        </w:rPr>
        <w:t xml:space="preserve"> </w:t>
      </w:r>
      <w:r w:rsidR="0077636A" w:rsidRPr="00833A40">
        <w:rPr>
          <w:color w:val="000000" w:themeColor="text1"/>
        </w:rPr>
        <w:t xml:space="preserve">modelled with the Black-Scholes equation. </w:t>
      </w:r>
      <w:r w:rsidR="00F51E7A" w:rsidRPr="00833A40">
        <w:rPr>
          <w:color w:val="000000" w:themeColor="text1"/>
        </w:rPr>
        <w:t xml:space="preserve">This model is used by financial institutions and traders to </w:t>
      </w:r>
      <w:r w:rsidR="00905658" w:rsidRPr="00833A40">
        <w:rPr>
          <w:color w:val="000000" w:themeColor="text1"/>
        </w:rPr>
        <w:t xml:space="preserve">more accurately hedge their positions to reduce risk exposure to the market. </w:t>
      </w:r>
      <w:r w:rsidR="00913EE4">
        <w:rPr>
          <w:color w:val="000000" w:themeColor="text1"/>
        </w:rPr>
        <w:t xml:space="preserve">Options are </w:t>
      </w:r>
      <w:r w:rsidR="00E4525F">
        <w:rPr>
          <w:color w:val="000000" w:themeColor="text1"/>
        </w:rPr>
        <w:t xml:space="preserve">contracts between </w:t>
      </w:r>
      <w:r w:rsidR="00767FBC">
        <w:rPr>
          <w:color w:val="000000" w:themeColor="text1"/>
        </w:rPr>
        <w:t>the</w:t>
      </w:r>
      <w:r w:rsidR="00D90CDD">
        <w:rPr>
          <w:color w:val="000000" w:themeColor="text1"/>
        </w:rPr>
        <w:t xml:space="preserve"> holder</w:t>
      </w:r>
      <w:r w:rsidR="00767FBC">
        <w:rPr>
          <w:color w:val="000000" w:themeColor="text1"/>
        </w:rPr>
        <w:t xml:space="preserve"> and issuer </w:t>
      </w:r>
      <w:r w:rsidR="00966FEA">
        <w:rPr>
          <w:color w:val="000000" w:themeColor="text1"/>
        </w:rPr>
        <w:t xml:space="preserve">that gives the </w:t>
      </w:r>
      <w:r w:rsidR="0010607C">
        <w:rPr>
          <w:color w:val="000000" w:themeColor="text1"/>
        </w:rPr>
        <w:t xml:space="preserve">holder the to buy (call </w:t>
      </w:r>
      <w:r w:rsidR="006139E4">
        <w:rPr>
          <w:color w:val="000000" w:themeColor="text1"/>
        </w:rPr>
        <w:t xml:space="preserve">option) or sell (put option) </w:t>
      </w:r>
      <w:r w:rsidR="001F6F96">
        <w:rPr>
          <w:color w:val="000000" w:themeColor="text1"/>
        </w:rPr>
        <w:t xml:space="preserve">a stock </w:t>
      </w:r>
      <w:r w:rsidR="001F6F96" w:rsidRPr="00A8704D">
        <w:rPr>
          <w:rFonts w:cstheme="minorHAnsi"/>
          <w:color w:val="000000" w:themeColor="text1"/>
        </w:rPr>
        <w:t>at a set strike price (</w:t>
      </w:r>
      <m:oMath>
        <m:r>
          <w:rPr>
            <w:rFonts w:ascii="Cambria Math" w:hAnsi="Cambria Math" w:cstheme="minorHAnsi"/>
            <w:color w:val="000000" w:themeColor="text1"/>
          </w:rPr>
          <m:t>K</m:t>
        </m:r>
      </m:oMath>
      <w:r w:rsidR="001F6F96" w:rsidRPr="00A8704D">
        <w:rPr>
          <w:rFonts w:cstheme="minorHAnsi"/>
          <w:color w:val="000000" w:themeColor="text1"/>
        </w:rPr>
        <w:t xml:space="preserve">) at </w:t>
      </w:r>
      <w:r w:rsidR="00A34B31" w:rsidRPr="00A8704D">
        <w:rPr>
          <w:rFonts w:cstheme="minorHAnsi"/>
          <w:color w:val="000000" w:themeColor="text1"/>
        </w:rPr>
        <w:t xml:space="preserve">a specified </w:t>
      </w:r>
      <w:r w:rsidR="00A52AFE" w:rsidRPr="00A8704D">
        <w:rPr>
          <w:rFonts w:cstheme="minorHAnsi"/>
          <w:color w:val="000000" w:themeColor="text1"/>
        </w:rPr>
        <w:t>time in the future</w:t>
      </w:r>
      <w:r w:rsidR="00394ECB" w:rsidRPr="00A8704D">
        <w:rPr>
          <w:rFonts w:cstheme="minorHAnsi"/>
          <w:color w:val="000000" w:themeColor="text1"/>
        </w:rPr>
        <w:t xml:space="preserve"> (expiration date)</w:t>
      </w:r>
      <w:r w:rsidR="00AC726C" w:rsidRPr="00A8704D">
        <w:rPr>
          <w:rFonts w:cstheme="minorHAnsi"/>
          <w:color w:val="000000" w:themeColor="text1"/>
        </w:rPr>
        <w:t xml:space="preserve">. </w:t>
      </w:r>
      <w:r w:rsidR="003F6C94" w:rsidRPr="00A8704D">
        <w:rPr>
          <w:rFonts w:cstheme="minorHAnsi"/>
          <w:color w:val="000000" w:themeColor="text1"/>
        </w:rPr>
        <w:t>The value of the option contract is therefore derived from the price of the underlying stock</w:t>
      </w:r>
      <w:r w:rsidR="00314C21" w:rsidRPr="00A8704D">
        <w:rPr>
          <w:rFonts w:cstheme="minorHAnsi"/>
          <w:color w:val="000000" w:themeColor="text1"/>
        </w:rPr>
        <w:t xml:space="preserve"> </w:t>
      </w:r>
      <w:r w:rsidR="00394ECB" w:rsidRPr="00A8704D">
        <w:rPr>
          <w:rFonts w:cstheme="minorHAnsi"/>
          <w:color w:val="000000" w:themeColor="text1"/>
        </w:rPr>
        <w:t>and the time left till expiration</w:t>
      </w:r>
      <w:r w:rsidR="00614339" w:rsidRPr="00A8704D">
        <w:rPr>
          <w:rFonts w:cstheme="minorHAnsi"/>
          <w:color w:val="000000" w:themeColor="text1"/>
        </w:rPr>
        <w:t>,</w:t>
      </w:r>
      <w:r w:rsidR="00394ECB" w:rsidRPr="00A8704D">
        <w:rPr>
          <w:rFonts w:cstheme="minorHAnsi"/>
          <w:color w:val="000000" w:themeColor="text1"/>
        </w:rPr>
        <w:t xml:space="preserve"> </w:t>
      </w:r>
      <w:r w:rsidR="00614339" w:rsidRPr="00A8704D">
        <w:rPr>
          <w:rFonts w:cstheme="minorHAnsi"/>
          <w:color w:val="000000" w:themeColor="text1"/>
        </w:rPr>
        <w:t>a</w:t>
      </w:r>
      <w:r w:rsidR="002708F1" w:rsidRPr="00A8704D">
        <w:rPr>
          <w:rFonts w:cstheme="minorHAnsi"/>
          <w:color w:val="000000" w:themeColor="text1"/>
        </w:rPr>
        <w:t>s</w:t>
      </w:r>
      <w:r w:rsidR="008B5E73" w:rsidRPr="00A8704D">
        <w:rPr>
          <w:rFonts w:cstheme="minorHAnsi"/>
          <w:color w:val="000000" w:themeColor="text1"/>
        </w:rPr>
        <w:t>suming</w:t>
      </w:r>
      <w:r w:rsidR="002708F1" w:rsidRPr="00A8704D">
        <w:rPr>
          <w:rFonts w:cstheme="minorHAnsi"/>
          <w:color w:val="000000" w:themeColor="text1"/>
        </w:rPr>
        <w:t xml:space="preserve"> </w:t>
      </w:r>
      <w:r w:rsidR="007B32F1" w:rsidRPr="00A8704D">
        <w:rPr>
          <w:rFonts w:cstheme="minorHAnsi"/>
          <w:color w:val="000000" w:themeColor="text1"/>
        </w:rPr>
        <w:t>the variation of stock price with time follows a geometric Brownian motion with drift</w:t>
      </w:r>
      <w:r w:rsidR="00865EC1" w:rsidRPr="00A8704D">
        <w:rPr>
          <w:rFonts w:cstheme="minorHAnsi"/>
          <w:color w:val="000000" w:themeColor="text1"/>
        </w:rPr>
        <w:t xml:space="preserve">. To reduce complexity, we </w:t>
      </w:r>
      <w:r w:rsidR="005D7FCB" w:rsidRPr="00A8704D">
        <w:rPr>
          <w:rFonts w:cstheme="minorHAnsi"/>
          <w:color w:val="000000" w:themeColor="text1"/>
        </w:rPr>
        <w:t xml:space="preserve">will model the value of </w:t>
      </w:r>
      <w:r w:rsidR="00C9110F" w:rsidRPr="00A8704D">
        <w:rPr>
          <w:rFonts w:cstheme="minorHAnsi"/>
          <w:color w:val="000000" w:themeColor="text1"/>
        </w:rPr>
        <w:t>a</w:t>
      </w:r>
      <w:r w:rsidR="005D7FCB" w:rsidRPr="00A8704D">
        <w:rPr>
          <w:rFonts w:cstheme="minorHAnsi"/>
          <w:color w:val="000000" w:themeColor="text1"/>
        </w:rPr>
        <w:t xml:space="preserve"> European call option where </w:t>
      </w:r>
      <w:r w:rsidR="00614339" w:rsidRPr="00A8704D">
        <w:rPr>
          <w:rFonts w:cstheme="minorHAnsi"/>
          <w:color w:val="000000" w:themeColor="text1"/>
        </w:rPr>
        <w:t>it</w:t>
      </w:r>
      <w:r w:rsidR="005D7FCB" w:rsidRPr="00A8704D">
        <w:rPr>
          <w:rFonts w:cstheme="minorHAnsi"/>
          <w:color w:val="000000" w:themeColor="text1"/>
        </w:rPr>
        <w:t xml:space="preserve"> can only be exercised</w:t>
      </w:r>
      <w:r w:rsidR="005D7FCB">
        <w:rPr>
          <w:color w:val="000000" w:themeColor="text1"/>
        </w:rPr>
        <w:t xml:space="preserve"> on the expiration date. </w:t>
      </w:r>
    </w:p>
    <w:p w14:paraId="1BBADB3A" w14:textId="77777777" w:rsidR="00A56E72" w:rsidRPr="00833A40" w:rsidRDefault="00A56E72" w:rsidP="007B42F0">
      <w:pPr>
        <w:spacing w:line="276" w:lineRule="auto"/>
        <w:rPr>
          <w:color w:val="000000" w:themeColor="text1"/>
        </w:rPr>
      </w:pPr>
    </w:p>
    <w:p w14:paraId="394F064D" w14:textId="77777777" w:rsidR="00220AE8" w:rsidRPr="00833A40" w:rsidRDefault="00220AE8" w:rsidP="007B42F0">
      <w:pPr>
        <w:spacing w:line="276" w:lineRule="auto"/>
        <w:rPr>
          <w:color w:val="C00000"/>
        </w:rPr>
      </w:pPr>
      <w:r w:rsidRPr="00833A40">
        <w:rPr>
          <w:color w:val="C00000"/>
        </w:rPr>
        <w:t>B) What PDE are you trying to solve, associated with the Physics described in A? (write the PDE)</w:t>
      </w:r>
    </w:p>
    <w:p w14:paraId="27B19BDB" w14:textId="5CB3D77D" w:rsidR="00220AE8" w:rsidRPr="00833A40" w:rsidRDefault="00220AE8" w:rsidP="007B42F0">
      <w:pPr>
        <w:spacing w:line="276" w:lineRule="auto"/>
        <w:rPr>
          <w:color w:val="000000" w:themeColor="text1"/>
        </w:rPr>
      </w:pPr>
      <w:r w:rsidRPr="00833A40">
        <w:rPr>
          <w:color w:val="000000" w:themeColor="text1"/>
        </w:rPr>
        <w:t xml:space="preserve">The </w:t>
      </w:r>
      <w:r w:rsidR="005D7FCB">
        <w:rPr>
          <w:color w:val="000000" w:themeColor="text1"/>
        </w:rPr>
        <w:t xml:space="preserve">Black-Scholes Equation is given </w:t>
      </w:r>
      <w:proofErr w:type="gramStart"/>
      <w:r w:rsidR="005D7FCB">
        <w:rPr>
          <w:color w:val="000000" w:themeColor="text1"/>
        </w:rPr>
        <w:t>b</w:t>
      </w:r>
      <w:r w:rsidR="00B5221D">
        <w:rPr>
          <w:color w:val="000000" w:themeColor="text1"/>
        </w:rPr>
        <w:t>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8248"/>
        <w:gridCol w:w="495"/>
      </w:tblGrid>
      <w:tr w:rsidR="00220AE8" w:rsidRPr="0098252E" w14:paraId="1427C4F5" w14:textId="77777777">
        <w:tc>
          <w:tcPr>
            <w:tcW w:w="279" w:type="dxa"/>
            <w:vAlign w:val="center"/>
          </w:tcPr>
          <w:p w14:paraId="63B4D8E7" w14:textId="77777777" w:rsidR="00220AE8" w:rsidRPr="0098252E" w:rsidRDefault="00220AE8" w:rsidP="007B42F0">
            <w:pPr>
              <w:pStyle w:val="Caption"/>
              <w:spacing w:line="276" w:lineRule="auto"/>
              <w:jc w:val="center"/>
              <w:rPr>
                <w:rFonts w:ascii="Arial" w:eastAsia="DengXian Light" w:hAnsi="Arial" w:cs="Arial"/>
                <w:i w:val="0"/>
                <w:sz w:val="24"/>
                <w:szCs w:val="24"/>
              </w:rPr>
            </w:pPr>
          </w:p>
        </w:tc>
        <w:tc>
          <w:tcPr>
            <w:tcW w:w="8497" w:type="dxa"/>
            <w:vAlign w:val="center"/>
          </w:tcPr>
          <w:p w14:paraId="2BF20689" w14:textId="36FE76B7" w:rsidR="00220AE8" w:rsidRPr="00CC316A" w:rsidRDefault="00000000" w:rsidP="007B42F0">
            <w:pPr>
              <w:pStyle w:val="Caption"/>
              <w:spacing w:line="276" w:lineRule="auto"/>
              <w:jc w:val="center"/>
              <w:rPr>
                <w:rFonts w:cstheme="minorHAnsi"/>
                <w:i w:val="0"/>
                <w:iCs w:val="0"/>
                <w:color w:val="000000" w:themeColor="text1"/>
                <w:sz w:val="24"/>
                <w:szCs w:val="24"/>
              </w:rPr>
            </w:pPr>
            <m:oMathPara>
              <m:oMath>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∂t</m:t>
                    </m:r>
                  </m:den>
                </m:f>
                <m:r>
                  <w:rPr>
                    <w:rFonts w:ascii="Cambria Math" w:hAnsi="Cambria Math" w:cstheme="minorHAnsi"/>
                    <w:color w:val="000000" w:themeColor="text1"/>
                    <w:sz w:val="24"/>
                    <w:szCs w:val="24"/>
                  </w:rPr>
                  <m:t xml:space="preserve">+ </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S</m:t>
                    </m:r>
                  </m:e>
                  <m:sup>
                    <m:r>
                      <w:rPr>
                        <w:rFonts w:ascii="Cambria Math" w:hAnsi="Cambria Math" w:cstheme="minorHAnsi"/>
                        <w:color w:val="000000" w:themeColor="text1"/>
                        <w:sz w:val="24"/>
                        <w:szCs w:val="24"/>
                      </w:rPr>
                      <m:t>2</m:t>
                    </m:r>
                  </m:sup>
                </m:sSup>
                <m:f>
                  <m:fPr>
                    <m:ctrlPr>
                      <w:rPr>
                        <w:rFonts w:ascii="Cambria Math" w:hAnsi="Cambria Math" w:cstheme="minorHAnsi"/>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S</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+rS</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∂S</m:t>
                    </m:r>
                  </m:den>
                </m:f>
                <m:r>
                  <w:rPr>
                    <w:rFonts w:ascii="Cambria Math" w:hAnsi="Cambria Math" w:cstheme="minorHAnsi"/>
                    <w:color w:val="000000" w:themeColor="text1"/>
                    <w:sz w:val="24"/>
                    <w:szCs w:val="24"/>
                  </w:rPr>
                  <m:t>-rV=0</m:t>
                </m:r>
              </m:oMath>
            </m:oMathPara>
          </w:p>
        </w:tc>
        <w:tc>
          <w:tcPr>
            <w:tcW w:w="240" w:type="dxa"/>
            <w:vAlign w:val="center"/>
          </w:tcPr>
          <w:p w14:paraId="7EF18FD4" w14:textId="3EE83AB4" w:rsidR="00220AE8" w:rsidRPr="00CC316A" w:rsidRDefault="00220AE8" w:rsidP="007B42F0">
            <w:pPr>
              <w:pStyle w:val="Caption"/>
              <w:spacing w:line="276" w:lineRule="auto"/>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1</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bl>
    <w:p w14:paraId="5B16E873" w14:textId="6310DCAE" w:rsidR="00716334" w:rsidRDefault="00DE7F81" w:rsidP="007B42F0">
      <w:pPr>
        <w:spacing w:line="276" w:lineRule="auto"/>
        <w:rPr>
          <w:color w:val="000000" w:themeColor="text1"/>
        </w:rPr>
      </w:pPr>
      <w:r w:rsidRPr="00833A40">
        <w:rPr>
          <w:color w:val="000000" w:themeColor="text1"/>
        </w:rPr>
        <w:t xml:space="preserve">Where </w:t>
      </w:r>
      <w:r w:rsidRPr="003F2CDB">
        <w:rPr>
          <w:rFonts w:ascii="Times New Roman" w:hAnsi="Times New Roman" w:cs="Times New Roman"/>
          <w:i/>
          <w:iCs/>
          <w:color w:val="000000" w:themeColor="text1"/>
        </w:rPr>
        <w:t>V</w:t>
      </w:r>
      <w:r w:rsidRPr="00833A40">
        <w:rPr>
          <w:color w:val="000000" w:themeColor="text1"/>
        </w:rPr>
        <w:t xml:space="preserve"> </w:t>
      </w:r>
      <w:r w:rsidR="003F2CDB">
        <w:rPr>
          <w:color w:val="000000" w:themeColor="text1"/>
        </w:rPr>
        <w:t>represents</w:t>
      </w:r>
      <w:r w:rsidRPr="00833A40">
        <w:rPr>
          <w:color w:val="000000" w:themeColor="text1"/>
        </w:rPr>
        <w:t xml:space="preserve"> </w:t>
      </w:r>
      <w:r w:rsidR="00866B68" w:rsidRPr="00833A40">
        <w:rPr>
          <w:color w:val="000000" w:themeColor="text1"/>
        </w:rPr>
        <w:t xml:space="preserve">option price, </w:t>
      </w:r>
      <w:r w:rsidR="00866B68" w:rsidRPr="003F2CDB">
        <w:rPr>
          <w:rFonts w:ascii="Times New Roman" w:hAnsi="Times New Roman" w:cs="Times New Roman"/>
          <w:i/>
          <w:iCs/>
          <w:color w:val="000000" w:themeColor="text1"/>
        </w:rPr>
        <w:t>S</w:t>
      </w:r>
      <w:r w:rsidR="00866B68" w:rsidRPr="00833A40">
        <w:rPr>
          <w:color w:val="000000" w:themeColor="text1"/>
        </w:rPr>
        <w:t xml:space="preserve"> </w:t>
      </w:r>
      <w:r w:rsidR="00AD0909">
        <w:rPr>
          <w:color w:val="000000" w:themeColor="text1"/>
        </w:rPr>
        <w:t>is underlying</w:t>
      </w:r>
      <w:r w:rsidR="00866B68" w:rsidRPr="00833A40">
        <w:rPr>
          <w:color w:val="000000" w:themeColor="text1"/>
        </w:rPr>
        <w:t xml:space="preserve"> </w:t>
      </w:r>
      <w:r w:rsidR="00AD0909">
        <w:rPr>
          <w:color w:val="000000" w:themeColor="text1"/>
        </w:rPr>
        <w:t>s</w:t>
      </w:r>
      <w:r w:rsidR="00866B68" w:rsidRPr="00833A40">
        <w:rPr>
          <w:color w:val="000000" w:themeColor="text1"/>
        </w:rPr>
        <w:t xml:space="preserve">tock price, </w:t>
      </w:r>
      <w:r w:rsidR="00FC5E39" w:rsidRPr="00AD0909">
        <w:rPr>
          <w:rFonts w:ascii="Times New Roman" w:hAnsi="Times New Roman" w:cs="Times New Roman"/>
          <w:i/>
          <w:iCs/>
          <w:color w:val="000000" w:themeColor="text1"/>
        </w:rPr>
        <w:t>r</w:t>
      </w:r>
      <w:r w:rsidR="00FC5E39" w:rsidRPr="00833A40">
        <w:rPr>
          <w:color w:val="000000" w:themeColor="text1"/>
        </w:rPr>
        <w:t xml:space="preserve"> </w:t>
      </w:r>
      <w:r w:rsidR="00AD0909">
        <w:rPr>
          <w:color w:val="000000" w:themeColor="text1"/>
        </w:rPr>
        <w:t>is</w:t>
      </w:r>
      <w:r w:rsidR="00FC5E39" w:rsidRPr="00833A40">
        <w:rPr>
          <w:color w:val="000000" w:themeColor="text1"/>
        </w:rPr>
        <w:t xml:space="preserve"> risk-free interest rate, </w:t>
      </w:r>
      <w:r w:rsidR="00FC5E39" w:rsidRPr="00AD0909">
        <w:rPr>
          <w:rFonts w:ascii="Times New Roman" w:hAnsi="Times New Roman" w:cs="Times New Roman"/>
          <w:i/>
          <w:iCs/>
          <w:color w:val="000000" w:themeColor="text1"/>
        </w:rPr>
        <w:t>σ</w:t>
      </w:r>
      <w:r w:rsidR="00FC5E39" w:rsidRPr="00833A40">
        <w:rPr>
          <w:color w:val="000000" w:themeColor="text1"/>
        </w:rPr>
        <w:t xml:space="preserve"> </w:t>
      </w:r>
      <w:r w:rsidR="00AD0909">
        <w:rPr>
          <w:color w:val="000000" w:themeColor="text1"/>
        </w:rPr>
        <w:t>is</w:t>
      </w:r>
      <w:r w:rsidR="00FC5E39" w:rsidRPr="00833A40">
        <w:rPr>
          <w:color w:val="000000" w:themeColor="text1"/>
        </w:rPr>
        <w:t xml:space="preserve"> volatility</w:t>
      </w:r>
      <w:r w:rsidR="00AD0909">
        <w:rPr>
          <w:color w:val="000000" w:themeColor="text1"/>
        </w:rPr>
        <w:t xml:space="preserve"> of the underlying stock price</w:t>
      </w:r>
      <w:r w:rsidR="009236D3" w:rsidRPr="00833A40">
        <w:rPr>
          <w:color w:val="000000" w:themeColor="text1"/>
        </w:rPr>
        <w:t>,</w:t>
      </w:r>
      <w:r w:rsidR="00AD0909">
        <w:rPr>
          <w:color w:val="000000" w:themeColor="text1"/>
        </w:rPr>
        <w:t xml:space="preserve"> and</w:t>
      </w:r>
      <w:r w:rsidR="009236D3" w:rsidRPr="00833A40">
        <w:rPr>
          <w:color w:val="000000" w:themeColor="text1"/>
        </w:rPr>
        <w:t xml:space="preserve"> </w:t>
      </w:r>
      <w:r w:rsidR="00FC5E39" w:rsidRPr="00AD0909">
        <w:rPr>
          <w:rFonts w:ascii="Times New Roman" w:hAnsi="Times New Roman" w:cs="Times New Roman"/>
          <w:i/>
          <w:iCs/>
          <w:color w:val="000000" w:themeColor="text1"/>
        </w:rPr>
        <w:t>t</w:t>
      </w:r>
      <w:r w:rsidR="00FC5E39" w:rsidRPr="00833A40">
        <w:rPr>
          <w:color w:val="000000" w:themeColor="text1"/>
        </w:rPr>
        <w:t xml:space="preserve"> </w:t>
      </w:r>
      <w:r w:rsidR="00AD0909">
        <w:rPr>
          <w:color w:val="000000" w:themeColor="text1"/>
        </w:rPr>
        <w:t>is the time</w:t>
      </w:r>
      <w:r w:rsidR="00B9438E">
        <w:rPr>
          <w:color w:val="000000" w:themeColor="text1"/>
        </w:rPr>
        <w:t xml:space="preserve"> elapsed</w:t>
      </w:r>
      <w:r w:rsidR="00FC5E39" w:rsidRPr="00833A40">
        <w:rPr>
          <w:color w:val="000000" w:themeColor="text1"/>
        </w:rPr>
        <w:t>.</w:t>
      </w:r>
      <w:r w:rsidR="006F4701" w:rsidRPr="00833A40">
        <w:rPr>
          <w:color w:val="000000" w:themeColor="text1"/>
        </w:rPr>
        <w:t xml:space="preserve"> </w:t>
      </w:r>
      <w:r w:rsidR="00220AE8" w:rsidRPr="00833A40">
        <w:rPr>
          <w:color w:val="000000" w:themeColor="text1"/>
        </w:rPr>
        <w:t>Th</w:t>
      </w:r>
      <w:r w:rsidR="00A17F3C">
        <w:rPr>
          <w:color w:val="000000" w:themeColor="text1"/>
        </w:rPr>
        <w:t>is</w:t>
      </w:r>
      <w:r w:rsidR="00220AE8" w:rsidRPr="00833A40">
        <w:rPr>
          <w:color w:val="000000" w:themeColor="text1"/>
        </w:rPr>
        <w:t xml:space="preserve"> PDE is a parabolic equation that is first-order in time and </w:t>
      </w:r>
      <w:proofErr w:type="gramStart"/>
      <w:r w:rsidR="00A0242C" w:rsidRPr="00833A40">
        <w:rPr>
          <w:color w:val="000000" w:themeColor="text1"/>
        </w:rPr>
        <w:t>second</w:t>
      </w:r>
      <w:r w:rsidR="00A0242C">
        <w:rPr>
          <w:color w:val="000000" w:themeColor="text1"/>
        </w:rPr>
        <w:t>-</w:t>
      </w:r>
      <w:r w:rsidR="00A0242C" w:rsidRPr="00833A40">
        <w:rPr>
          <w:color w:val="000000" w:themeColor="text1"/>
        </w:rPr>
        <w:t>order</w:t>
      </w:r>
      <w:proofErr w:type="gramEnd"/>
      <w:r w:rsidR="00220AE8" w:rsidRPr="00833A40">
        <w:rPr>
          <w:color w:val="000000" w:themeColor="text1"/>
        </w:rPr>
        <w:t xml:space="preserve"> in </w:t>
      </w:r>
      <w:r w:rsidR="008927D2">
        <w:rPr>
          <w:color w:val="000000" w:themeColor="text1"/>
        </w:rPr>
        <w:t xml:space="preserve">stock </w:t>
      </w:r>
      <w:r w:rsidR="00220AE8" w:rsidRPr="00833A40">
        <w:rPr>
          <w:color w:val="000000" w:themeColor="text1"/>
        </w:rPr>
        <w:t xml:space="preserve">price. </w:t>
      </w:r>
    </w:p>
    <w:p w14:paraId="1B4B87B7" w14:textId="77777777" w:rsidR="00B5221D" w:rsidRPr="00833A40" w:rsidRDefault="00B5221D" w:rsidP="007B42F0">
      <w:pPr>
        <w:spacing w:line="276" w:lineRule="auto"/>
        <w:rPr>
          <w:color w:val="000000" w:themeColor="text1"/>
        </w:rPr>
      </w:pPr>
    </w:p>
    <w:p w14:paraId="10EA16B0" w14:textId="77777777" w:rsidR="00220AE8" w:rsidRPr="00833A40" w:rsidRDefault="00220AE8" w:rsidP="007B42F0">
      <w:pPr>
        <w:spacing w:line="276" w:lineRule="auto"/>
        <w:rPr>
          <w:color w:val="000000" w:themeColor="text1"/>
        </w:rPr>
      </w:pPr>
      <w:r w:rsidRPr="00833A40">
        <w:rPr>
          <w:color w:val="C00000"/>
        </w:rPr>
        <w:t>C) Boundary value and/or initial values for my specific problem: (be CONSISTENT with what you wrote in A)</w:t>
      </w:r>
    </w:p>
    <w:p w14:paraId="7F752963" w14:textId="750784F2" w:rsidR="00220AE8" w:rsidRPr="00833A40" w:rsidRDefault="009115CB" w:rsidP="007B42F0">
      <w:pPr>
        <w:spacing w:line="276" w:lineRule="auto"/>
        <w:rPr>
          <w:rFonts w:eastAsiaTheme="minorEastAsia"/>
        </w:rPr>
      </w:pPr>
      <w:r>
        <w:rPr>
          <w:rFonts w:eastAsiaTheme="minorEastAsia"/>
        </w:rPr>
        <w:t xml:space="preserve">As the </w:t>
      </w:r>
      <w:r w:rsidR="00F62C85">
        <w:rPr>
          <w:rFonts w:eastAsiaTheme="minorEastAsia"/>
        </w:rPr>
        <w:t xml:space="preserve">PDE is first order in time and second order in stock price, </w:t>
      </w:r>
      <w:r w:rsidR="00902BC0">
        <w:rPr>
          <w:rFonts w:eastAsiaTheme="minorEastAsia"/>
        </w:rPr>
        <w:t xml:space="preserve">one </w:t>
      </w:r>
      <w:r w:rsidR="00354FC7">
        <w:rPr>
          <w:rFonts w:eastAsiaTheme="minorEastAsia"/>
        </w:rPr>
        <w:t xml:space="preserve">temporal condition and two boundary conditions are needed </w:t>
      </w:r>
      <w:r w:rsidR="00321E5E">
        <w:rPr>
          <w:rFonts w:eastAsiaTheme="minorEastAsia"/>
        </w:rPr>
        <w:t xml:space="preserve">to model the problem. </w:t>
      </w:r>
    </w:p>
    <w:p w14:paraId="3B5519F7" w14:textId="2E0B9C42" w:rsidR="005D3FB9" w:rsidRPr="00833A40" w:rsidRDefault="00F37D02" w:rsidP="007B42F0">
      <w:pPr>
        <w:spacing w:line="276" w:lineRule="auto"/>
        <w:rPr>
          <w:rFonts w:eastAsiaTheme="minorEastAsia"/>
          <w:u w:val="single"/>
        </w:rPr>
      </w:pPr>
      <w:r w:rsidRPr="00833A40">
        <w:rPr>
          <w:rFonts w:eastAsiaTheme="minorEastAsia"/>
          <w:u w:val="single"/>
        </w:rPr>
        <w:t>Boundary</w:t>
      </w:r>
      <w:r w:rsidR="005D3FB9" w:rsidRPr="00833A40">
        <w:rPr>
          <w:rFonts w:eastAsiaTheme="minorEastAsia"/>
          <w:u w:val="single"/>
        </w:rPr>
        <w:t xml:space="preserve"> condition</w:t>
      </w:r>
      <w:r w:rsidRPr="00833A40">
        <w:rPr>
          <w:rFonts w:eastAsiaTheme="minorEastAsia"/>
          <w:u w:val="single"/>
        </w:rPr>
        <w:t xml:space="preserve"> 1</w:t>
      </w:r>
      <w:r w:rsidR="005D3FB9" w:rsidRPr="00833A40">
        <w:rPr>
          <w:rFonts w:eastAsiaTheme="minorEastAsia"/>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8194"/>
        <w:gridCol w:w="549"/>
      </w:tblGrid>
      <w:tr w:rsidR="00CC26E5" w:rsidRPr="0098252E" w14:paraId="12BD5AA6" w14:textId="77777777">
        <w:tc>
          <w:tcPr>
            <w:tcW w:w="279" w:type="dxa"/>
            <w:vAlign w:val="center"/>
          </w:tcPr>
          <w:p w14:paraId="4314CBBE" w14:textId="77777777" w:rsidR="00CC26E5" w:rsidRPr="0098252E" w:rsidRDefault="00CC26E5" w:rsidP="007B42F0">
            <w:pPr>
              <w:pStyle w:val="Caption"/>
              <w:spacing w:line="276" w:lineRule="auto"/>
              <w:jc w:val="center"/>
              <w:rPr>
                <w:rFonts w:ascii="Arial" w:eastAsia="DengXian Light" w:hAnsi="Arial" w:cs="Arial"/>
                <w:i w:val="0"/>
                <w:sz w:val="24"/>
                <w:szCs w:val="24"/>
              </w:rPr>
            </w:pPr>
          </w:p>
        </w:tc>
        <w:tc>
          <w:tcPr>
            <w:tcW w:w="8497" w:type="dxa"/>
            <w:vAlign w:val="center"/>
          </w:tcPr>
          <w:p w14:paraId="0FD91311" w14:textId="22E6F8A1" w:rsidR="00CC26E5" w:rsidRPr="00CC316A" w:rsidRDefault="00075E7E" w:rsidP="007B42F0">
            <w:pPr>
              <w:pStyle w:val="Caption"/>
              <w:spacing w:line="276" w:lineRule="auto"/>
              <w:jc w:val="center"/>
              <w:rPr>
                <w:rFonts w:cstheme="minorHAnsi"/>
                <w:i w:val="0"/>
                <w:iCs w:val="0"/>
                <w:color w:val="000000" w:themeColor="text1"/>
                <w:sz w:val="24"/>
                <w:szCs w:val="24"/>
              </w:rPr>
            </w:pPr>
            <m:oMathPara>
              <m:oMath>
                <m:r>
                  <w:rPr>
                    <w:rFonts w:ascii="Cambria Math" w:hAnsi="Cambria Math" w:cstheme="minorHAnsi"/>
                    <w:color w:val="000000" w:themeColor="text1"/>
                    <w:sz w:val="24"/>
                    <w:szCs w:val="24"/>
                  </w:rPr>
                  <m:t>V</m:t>
                </m:r>
                <m:d>
                  <m:dPr>
                    <m:ctrlPr>
                      <w:rPr>
                        <w:rFonts w:ascii="Cambria Math" w:hAnsi="Cambria Math" w:cstheme="minorHAnsi"/>
                        <w:i w:val="0"/>
                        <w:iCs w:val="0"/>
                        <w:color w:val="000000" w:themeColor="text1"/>
                        <w:sz w:val="24"/>
                        <w:szCs w:val="24"/>
                      </w:rPr>
                    </m:ctrlPr>
                  </m:dPr>
                  <m:e>
                    <m:r>
                      <w:rPr>
                        <w:rFonts w:ascii="Cambria Math" w:hAnsi="Cambria Math" w:cstheme="minorHAnsi"/>
                        <w:color w:val="000000" w:themeColor="text1"/>
                        <w:sz w:val="24"/>
                        <w:szCs w:val="24"/>
                      </w:rPr>
                      <m:t>0,t</m:t>
                    </m:r>
                  </m:e>
                </m:d>
                <m:r>
                  <w:rPr>
                    <w:rFonts w:ascii="Cambria Math" w:hAnsi="Cambria Math" w:cstheme="minorHAnsi"/>
                    <w:color w:val="000000" w:themeColor="text1"/>
                    <w:sz w:val="24"/>
                    <w:szCs w:val="24"/>
                  </w:rPr>
                  <m:t>=0    ∀t</m:t>
                </m:r>
              </m:oMath>
            </m:oMathPara>
          </w:p>
        </w:tc>
        <w:tc>
          <w:tcPr>
            <w:tcW w:w="240" w:type="dxa"/>
            <w:vAlign w:val="center"/>
          </w:tcPr>
          <w:p w14:paraId="15BD1AE4" w14:textId="3810E342" w:rsidR="00CC26E5" w:rsidRPr="00833A40" w:rsidRDefault="00CC26E5" w:rsidP="007B42F0">
            <w:pPr>
              <w:pStyle w:val="Caption"/>
              <w:spacing w:line="276" w:lineRule="auto"/>
              <w:jc w:val="center"/>
              <w:rPr>
                <w:rFonts w:ascii="Cambria Math" w:hAnsi="Cambria Math" w:cstheme="minorHAnsi"/>
                <w:i w:val="0"/>
                <w:color w:val="000000" w:themeColor="text1"/>
                <w:sz w:val="24"/>
                <w:szCs w:val="24"/>
              </w:rPr>
            </w:pPr>
            <w:r w:rsidRPr="00833A40">
              <w:rPr>
                <w:rFonts w:ascii="Cambria Math" w:hAnsi="Cambria Math" w:cstheme="minorHAnsi"/>
                <w:i w:val="0"/>
                <w:iCs w:val="0"/>
                <w:color w:val="000000" w:themeColor="text1"/>
                <w:sz w:val="24"/>
                <w:szCs w:val="24"/>
              </w:rPr>
              <w:t>(</w:t>
            </w:r>
            <w:r w:rsidR="00703E53">
              <w:rPr>
                <w:rFonts w:ascii="Cambria Math" w:hAnsi="Cambria Math" w:cstheme="minorHAnsi"/>
                <w:i w:val="0"/>
                <w:iCs w:val="0"/>
                <w:color w:val="000000" w:themeColor="text1"/>
                <w:sz w:val="24"/>
                <w:szCs w:val="24"/>
              </w:rPr>
              <w:t>2</w:t>
            </w:r>
            <w:r w:rsidRPr="00833A40">
              <w:rPr>
                <w:rFonts w:ascii="Cambria Math" w:hAnsi="Cambria Math" w:cstheme="minorHAnsi"/>
                <w:i w:val="0"/>
                <w:iCs w:val="0"/>
                <w:color w:val="000000" w:themeColor="text1"/>
                <w:sz w:val="24"/>
                <w:szCs w:val="24"/>
              </w:rPr>
              <w:t>)</w:t>
            </w:r>
          </w:p>
        </w:tc>
      </w:tr>
    </w:tbl>
    <w:p w14:paraId="4AF0ADE5" w14:textId="2983521A" w:rsidR="00F37D02" w:rsidRDefault="002453D7" w:rsidP="007B42F0">
      <w:pPr>
        <w:spacing w:line="276" w:lineRule="auto"/>
        <w:rPr>
          <w:rFonts w:eastAsiaTheme="minorEastAsia"/>
        </w:rPr>
      </w:pPr>
      <w:r>
        <w:rPr>
          <w:rFonts w:eastAsiaTheme="minorEastAsia"/>
        </w:rPr>
        <w:t xml:space="preserve">When the stock price is 0, </w:t>
      </w:r>
      <w:r w:rsidR="00965519">
        <w:rPr>
          <w:rFonts w:eastAsiaTheme="minorEastAsia"/>
        </w:rPr>
        <w:t>the option</w:t>
      </w:r>
      <w:r w:rsidR="00D923D2">
        <w:rPr>
          <w:rFonts w:eastAsiaTheme="minorEastAsia"/>
        </w:rPr>
        <w:t xml:space="preserve"> value will also be 0 as </w:t>
      </w:r>
      <w:r w:rsidR="000F2F5E">
        <w:rPr>
          <w:rFonts w:eastAsiaTheme="minorEastAsia"/>
        </w:rPr>
        <w:t>there will be no payoff if the option is exe</w:t>
      </w:r>
      <w:r w:rsidR="00BA7C04">
        <w:rPr>
          <w:rFonts w:eastAsiaTheme="minorEastAsia"/>
        </w:rPr>
        <w:t>rcised</w:t>
      </w:r>
      <w:r w:rsidR="00A96D8E" w:rsidRPr="00833A40">
        <w:rPr>
          <w:rFonts w:eastAsiaTheme="minorEastAsia"/>
        </w:rPr>
        <w:t>.</w:t>
      </w:r>
    </w:p>
    <w:p w14:paraId="485D4A01" w14:textId="77777777" w:rsidR="00833A40" w:rsidRPr="00833A40" w:rsidRDefault="00833A40" w:rsidP="007B42F0">
      <w:pPr>
        <w:spacing w:line="276" w:lineRule="auto"/>
        <w:rPr>
          <w:rFonts w:eastAsiaTheme="minorEastAsia"/>
        </w:rPr>
      </w:pPr>
    </w:p>
    <w:p w14:paraId="3F425302" w14:textId="5DE26D85" w:rsidR="0032323D" w:rsidRPr="00833A40" w:rsidRDefault="0032323D" w:rsidP="0032323D">
      <w:pPr>
        <w:spacing w:line="276" w:lineRule="auto"/>
        <w:rPr>
          <w:rFonts w:eastAsiaTheme="minorEastAsia"/>
          <w:u w:val="single"/>
        </w:rPr>
      </w:pPr>
      <w:r w:rsidRPr="00833A40">
        <w:rPr>
          <w:rFonts w:eastAsiaTheme="minorEastAsia"/>
          <w:u w:val="single"/>
        </w:rPr>
        <w:t>Boundary condition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8248"/>
        <w:gridCol w:w="495"/>
      </w:tblGrid>
      <w:tr w:rsidR="0032323D" w:rsidRPr="0098252E" w14:paraId="6014BD89" w14:textId="77777777">
        <w:tc>
          <w:tcPr>
            <w:tcW w:w="279" w:type="dxa"/>
            <w:vAlign w:val="center"/>
          </w:tcPr>
          <w:p w14:paraId="38B815A2" w14:textId="77777777" w:rsidR="0032323D" w:rsidRPr="0098252E" w:rsidRDefault="0032323D">
            <w:pPr>
              <w:pStyle w:val="Caption"/>
              <w:jc w:val="center"/>
              <w:rPr>
                <w:rFonts w:ascii="Arial" w:eastAsia="DengXian Light" w:hAnsi="Arial" w:cs="Arial"/>
                <w:i w:val="0"/>
                <w:sz w:val="24"/>
                <w:szCs w:val="24"/>
              </w:rPr>
            </w:pPr>
          </w:p>
        </w:tc>
        <w:tc>
          <w:tcPr>
            <w:tcW w:w="8497" w:type="dxa"/>
            <w:vAlign w:val="center"/>
          </w:tcPr>
          <w:p w14:paraId="0922C764" w14:textId="0150D4C0" w:rsidR="0032323D" w:rsidRPr="00CC316A" w:rsidRDefault="0011339F">
            <w:pPr>
              <w:pStyle w:val="Caption"/>
              <w:jc w:val="center"/>
              <w:rPr>
                <w:rFonts w:cstheme="minorHAnsi"/>
                <w:i w:val="0"/>
                <w:iCs w:val="0"/>
                <w:color w:val="000000" w:themeColor="text1"/>
                <w:sz w:val="24"/>
                <w:szCs w:val="24"/>
              </w:rPr>
            </w:pPr>
            <w:r w:rsidRPr="00833A40">
              <w:rPr>
                <w:rFonts w:ascii="Cambria Math" w:hAnsi="Cambria Math" w:cs="Arial"/>
                <w:noProof/>
                <w:color w:val="202122"/>
                <w:sz w:val="24"/>
                <w:szCs w:val="24"/>
                <w:shd w:val="clear" w:color="auto" w:fill="FFFFFF"/>
              </w:rPr>
              <mc:AlternateContent>
                <mc:Choice Requires="wps">
                  <w:drawing>
                    <wp:inline distT="0" distB="0" distL="0" distR="0" wp14:anchorId="6D6F17A0" wp14:editId="7B29E9BD">
                      <wp:extent cx="302260" cy="302260"/>
                      <wp:effectExtent l="0" t="0" r="0" b="0"/>
                      <wp:docPr id="2110920238" name="Rectangle 2" descr="{\displaystyle C(S,t)=S-Ke^{-r(T-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arto="http://schemas.microsoft.com/office/word/2006/arto">
                  <w:pict>
                    <v:rect w14:anchorId="473B0FD6" id="Rectangle 2" o:spid="_x0000_s1026" alt="{\displaystyle C(S,t)=S-Ke^{-r(T-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m:oMath>
              <m:func>
                <m:funcPr>
                  <m:ctrlPr>
                    <w:rPr>
                      <w:rFonts w:ascii="Cambria Math" w:hAnsi="Cambria Math" w:cstheme="minorHAnsi"/>
                      <w:color w:val="000000" w:themeColor="text1"/>
                      <w:sz w:val="24"/>
                      <w:szCs w:val="24"/>
                    </w:rPr>
                  </m:ctrlPr>
                </m:funcPr>
                <m:fName>
                  <m:limLow>
                    <m:limLowPr>
                      <m:ctrlPr>
                        <w:rPr>
                          <w:rFonts w:ascii="Cambria Math" w:hAnsi="Cambria Math" w:cstheme="minorHAnsi"/>
                          <w:color w:val="000000" w:themeColor="text1"/>
                          <w:sz w:val="24"/>
                          <w:szCs w:val="24"/>
                        </w:rPr>
                      </m:ctrlPr>
                    </m:limLowPr>
                    <m:e>
                      <m:r>
                        <w:rPr>
                          <w:rFonts w:ascii="Cambria Math" w:hAnsi="Cambria Math" w:cstheme="minorHAnsi"/>
                          <w:color w:val="000000" w:themeColor="text1"/>
                          <w:sz w:val="24"/>
                          <w:szCs w:val="24"/>
                        </w:rPr>
                        <m:t>lim</m:t>
                      </m:r>
                      <m:ctrlPr>
                        <w:rPr>
                          <w:rFonts w:ascii="Cambria Math" w:hAnsi="Cambria Math" w:cstheme="minorHAnsi"/>
                          <w:i w:val="0"/>
                          <w:color w:val="000000" w:themeColor="text1"/>
                          <w:sz w:val="24"/>
                          <w:szCs w:val="24"/>
                        </w:rPr>
                      </m:ctrlPr>
                    </m:e>
                    <m:lim>
                      <m:r>
                        <w:rPr>
                          <w:rFonts w:ascii="Cambria Math" w:hAnsi="Cambria Math" w:cstheme="minorHAnsi"/>
                          <w:color w:val="000000" w:themeColor="text1"/>
                          <w:sz w:val="24"/>
                          <w:szCs w:val="24"/>
                        </w:rPr>
                        <m:t>S→∞</m:t>
                      </m:r>
                      <m:ctrlPr>
                        <w:rPr>
                          <w:rFonts w:ascii="Cambria Math" w:hAnsi="Cambria Math" w:cstheme="minorHAnsi"/>
                          <w:i w:val="0"/>
                          <w:color w:val="000000" w:themeColor="text1"/>
                          <w:sz w:val="24"/>
                          <w:szCs w:val="24"/>
                        </w:rPr>
                      </m:ctrlPr>
                    </m:lim>
                  </m:limLow>
                </m:fName>
                <m:e>
                  <m:r>
                    <w:rPr>
                      <w:rFonts w:ascii="Cambria Math" w:hAnsi="Cambria Math" w:cstheme="minorHAnsi"/>
                      <w:color w:val="000000" w:themeColor="text1"/>
                      <w:sz w:val="24"/>
                      <w:szCs w:val="24"/>
                    </w:rPr>
                    <m:t>V(S,t)</m:t>
                  </m:r>
                </m:e>
              </m:func>
              <m:r>
                <w:rPr>
                  <w:rFonts w:ascii="Cambria Math" w:hAnsi="Cambria Math" w:cstheme="minorHAnsi"/>
                  <w:color w:val="000000" w:themeColor="text1"/>
                  <w:sz w:val="24"/>
                  <w:szCs w:val="24"/>
                </w:rPr>
                <m:t>=S-K</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-r</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T-t</m:t>
                      </m:r>
                    </m:e>
                  </m:d>
                </m:sup>
              </m:sSup>
              <m:r>
                <w:rPr>
                  <w:rFonts w:ascii="Cambria Math" w:hAnsi="Cambria Math" w:cstheme="minorHAnsi"/>
                  <w:color w:val="000000" w:themeColor="text1"/>
                  <w:sz w:val="24"/>
                  <w:szCs w:val="24"/>
                </w:rPr>
                <m:t xml:space="preserve"> </m:t>
              </m:r>
            </m:oMath>
          </w:p>
        </w:tc>
        <w:tc>
          <w:tcPr>
            <w:tcW w:w="240" w:type="dxa"/>
            <w:vAlign w:val="center"/>
          </w:tcPr>
          <w:p w14:paraId="1647EB26" w14:textId="2A15E66B" w:rsidR="0032323D" w:rsidRPr="00CC316A" w:rsidRDefault="0032323D">
            <w:pPr>
              <w:pStyle w:val="Caption"/>
              <w:jc w:val="center"/>
              <w:rPr>
                <w:rFonts w:cstheme="minorHAnsi"/>
                <w:i w:val="0"/>
                <w:iCs w:val="0"/>
                <w:color w:val="000000" w:themeColor="text1"/>
                <w:sz w:val="24"/>
                <w:szCs w:val="24"/>
              </w:rPr>
            </w:pPr>
            <w:r w:rsidRPr="00833A40">
              <w:rPr>
                <w:rFonts w:cstheme="minorHAnsi"/>
                <w:i w:val="0"/>
                <w:iCs w:val="0"/>
                <w:color w:val="000000" w:themeColor="text1"/>
                <w:sz w:val="24"/>
                <w:szCs w:val="24"/>
              </w:rPr>
              <w:t>(</w:t>
            </w:r>
            <w:r w:rsidR="00703E53">
              <w:rPr>
                <w:rFonts w:ascii="Cambria Math" w:hAnsi="Cambria Math" w:cstheme="minorHAnsi"/>
                <w:i w:val="0"/>
                <w:iCs w:val="0"/>
                <w:color w:val="000000" w:themeColor="text1"/>
                <w:sz w:val="24"/>
                <w:szCs w:val="24"/>
              </w:rPr>
              <w:t>3</w:t>
            </w:r>
            <w:r w:rsidRPr="00833A40">
              <w:rPr>
                <w:rFonts w:cstheme="minorHAnsi"/>
                <w:i w:val="0"/>
                <w:iCs w:val="0"/>
                <w:color w:val="000000" w:themeColor="text1"/>
                <w:sz w:val="24"/>
                <w:szCs w:val="24"/>
              </w:rPr>
              <w:t>)</w:t>
            </w:r>
          </w:p>
        </w:tc>
      </w:tr>
    </w:tbl>
    <w:p w14:paraId="0A02B527" w14:textId="7F3894F9" w:rsidR="0032323D" w:rsidRPr="00833A40" w:rsidRDefault="0032323D" w:rsidP="0032323D">
      <w:pPr>
        <w:spacing w:line="276" w:lineRule="auto"/>
        <w:rPr>
          <w:rFonts w:eastAsiaTheme="minorEastAsia"/>
          <w:u w:val="single"/>
        </w:rPr>
      </w:pPr>
    </w:p>
    <w:p w14:paraId="02D4F832" w14:textId="118D4820" w:rsidR="0032323D" w:rsidRPr="007C5B59" w:rsidRDefault="00B83799" w:rsidP="007B42F0">
      <w:pPr>
        <w:spacing w:line="276" w:lineRule="auto"/>
        <w:rPr>
          <w:rFonts w:eastAsiaTheme="minorEastAsia"/>
          <w:sz w:val="20"/>
          <w:szCs w:val="20"/>
        </w:rPr>
      </w:pPr>
      <w:r w:rsidRPr="002B32A9">
        <w:rPr>
          <w:rFonts w:eastAsiaTheme="minorEastAsia"/>
          <w:color w:val="000000" w:themeColor="text1"/>
        </w:rPr>
        <w:lastRenderedPageBreak/>
        <w:t xml:space="preserve">As </w:t>
      </w:r>
      <m:oMath>
        <m:r>
          <w:rPr>
            <w:rFonts w:ascii="Cambria Math" w:hAnsi="Cambria Math" w:cstheme="minorHAnsi"/>
            <w:color w:val="000000" w:themeColor="text1"/>
          </w:rPr>
          <m:t>S→∞</m:t>
        </m:r>
      </m:oMath>
      <w:r w:rsidR="00C10BEC" w:rsidRPr="002B32A9">
        <w:rPr>
          <w:rFonts w:eastAsiaTheme="minorEastAsia"/>
          <w:color w:val="000000" w:themeColor="text1"/>
        </w:rPr>
        <w:t>,</w:t>
      </w:r>
      <w:r w:rsidR="00D164FB">
        <w:rPr>
          <w:rFonts w:eastAsiaTheme="minorEastAsia"/>
          <w:color w:val="000000" w:themeColor="text1"/>
        </w:rPr>
        <w:t xml:space="preserve"> </w:t>
      </w:r>
      <w:r w:rsidR="001C2222">
        <w:rPr>
          <w:rFonts w:eastAsiaTheme="minorEastAsia"/>
          <w:color w:val="000000" w:themeColor="text1"/>
        </w:rPr>
        <w:t xml:space="preserve">the payoff </w:t>
      </w:r>
      <w:r w:rsidR="00EE1081">
        <w:rPr>
          <w:rFonts w:eastAsiaTheme="minorEastAsia"/>
          <w:color w:val="000000" w:themeColor="text1"/>
        </w:rPr>
        <w:t>from exercising the option al</w:t>
      </w:r>
      <w:r w:rsidR="00D76492">
        <w:rPr>
          <w:rFonts w:eastAsiaTheme="minorEastAsia"/>
          <w:color w:val="000000" w:themeColor="text1"/>
        </w:rPr>
        <w:t xml:space="preserve">so approaches infinity, </w:t>
      </w:r>
      <w:r w:rsidR="007001E3">
        <w:rPr>
          <w:rFonts w:eastAsiaTheme="minorEastAsia"/>
          <w:color w:val="000000" w:themeColor="text1"/>
        </w:rPr>
        <w:t xml:space="preserve">thus making </w:t>
      </w:r>
      <w:r w:rsidR="00C448FC">
        <w:rPr>
          <w:rFonts w:eastAsiaTheme="minorEastAsia"/>
          <w:color w:val="000000" w:themeColor="text1"/>
        </w:rPr>
        <w:t xml:space="preserve">it </w:t>
      </w:r>
      <w:r w:rsidR="003212AE">
        <w:rPr>
          <w:rFonts w:eastAsiaTheme="minorEastAsia"/>
          <w:color w:val="000000" w:themeColor="text1"/>
        </w:rPr>
        <w:t xml:space="preserve">increasingly like for the option to be exercised. </w:t>
      </w:r>
      <w:r w:rsidR="009277AE">
        <w:rPr>
          <w:rFonts w:eastAsiaTheme="minorEastAsia"/>
          <w:color w:val="000000" w:themeColor="text1"/>
        </w:rPr>
        <w:t xml:space="preserve">The value is thus the </w:t>
      </w:r>
      <w:r w:rsidR="00FB612F">
        <w:rPr>
          <w:rFonts w:eastAsiaTheme="minorEastAsia"/>
          <w:color w:val="000000" w:themeColor="text1"/>
        </w:rPr>
        <w:t xml:space="preserve">expected payoff of the </w:t>
      </w:r>
      <w:r w:rsidR="008631CF">
        <w:rPr>
          <w:rFonts w:eastAsiaTheme="minorEastAsia"/>
          <w:color w:val="000000" w:themeColor="text1"/>
        </w:rPr>
        <w:t xml:space="preserve">option at the current stock price with a </w:t>
      </w:r>
      <w:r w:rsidR="00B255C8">
        <w:rPr>
          <w:rFonts w:eastAsiaTheme="minorEastAsia"/>
          <w:color w:val="000000" w:themeColor="text1"/>
        </w:rPr>
        <w:t xml:space="preserve">time dependent discount </w:t>
      </w:r>
      <w:r w:rsidR="00034B8F">
        <w:rPr>
          <w:rFonts w:eastAsiaTheme="minorEastAsia"/>
          <w:color w:val="000000" w:themeColor="text1"/>
        </w:rPr>
        <w:t>on the strike price</w:t>
      </w:r>
      <w:r w:rsidR="00BF418D">
        <w:rPr>
          <w:rFonts w:eastAsiaTheme="minorEastAsia"/>
          <w:color w:val="000000" w:themeColor="text1"/>
        </w:rPr>
        <w:t xml:space="preserve">, </w:t>
      </w:r>
      <w:r w:rsidR="0033727B">
        <w:rPr>
          <w:rFonts w:eastAsiaTheme="minorEastAsia"/>
          <w:color w:val="000000" w:themeColor="text1"/>
        </w:rPr>
        <w:t xml:space="preserve">as </w:t>
      </w:r>
      <w:r w:rsidR="00401560">
        <w:rPr>
          <w:rFonts w:eastAsiaTheme="minorEastAsia"/>
          <w:color w:val="000000" w:themeColor="text1"/>
        </w:rPr>
        <w:t xml:space="preserve">more time till expiration </w:t>
      </w:r>
      <w:r w:rsidR="00DC1DD3">
        <w:rPr>
          <w:rFonts w:eastAsiaTheme="minorEastAsia"/>
          <w:color w:val="000000" w:themeColor="text1"/>
        </w:rPr>
        <w:t xml:space="preserve">increases the likelihood of the stock price and thus payoff to keep increasing. </w:t>
      </w:r>
    </w:p>
    <w:p w14:paraId="33DEF5F0" w14:textId="6AEAF9F1" w:rsidR="007B42F0" w:rsidRPr="00833A40" w:rsidRDefault="00DC1DD3" w:rsidP="007B42F0">
      <w:pPr>
        <w:spacing w:line="276" w:lineRule="auto"/>
        <w:rPr>
          <w:rFonts w:eastAsiaTheme="minorEastAsia"/>
          <w:u w:val="single"/>
        </w:rPr>
      </w:pPr>
      <w:r>
        <w:rPr>
          <w:rFonts w:eastAsiaTheme="minorEastAsia"/>
          <w:u w:val="single"/>
        </w:rPr>
        <w:t>Terminal</w:t>
      </w:r>
      <w:r w:rsidR="007B42F0" w:rsidRPr="00833A40">
        <w:rPr>
          <w:rFonts w:eastAsiaTheme="minorEastAsia"/>
          <w:u w:val="single"/>
        </w:rPr>
        <w:t xml:space="preserve"> condition: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8248"/>
        <w:gridCol w:w="495"/>
      </w:tblGrid>
      <w:tr w:rsidR="0032323D" w:rsidRPr="0098252E" w14:paraId="286D8ABD" w14:textId="77777777">
        <w:tc>
          <w:tcPr>
            <w:tcW w:w="279" w:type="dxa"/>
            <w:vAlign w:val="center"/>
          </w:tcPr>
          <w:p w14:paraId="70F3C4F5" w14:textId="77777777" w:rsidR="0032323D" w:rsidRPr="0098252E" w:rsidRDefault="0032323D">
            <w:pPr>
              <w:pStyle w:val="Caption"/>
              <w:jc w:val="center"/>
              <w:rPr>
                <w:rFonts w:ascii="Arial" w:eastAsia="DengXian Light" w:hAnsi="Arial" w:cs="Arial"/>
                <w:i w:val="0"/>
                <w:sz w:val="24"/>
                <w:szCs w:val="24"/>
              </w:rPr>
            </w:pPr>
          </w:p>
        </w:tc>
        <w:tc>
          <w:tcPr>
            <w:tcW w:w="8497" w:type="dxa"/>
            <w:vAlign w:val="center"/>
          </w:tcPr>
          <w:p w14:paraId="52D7CD16" w14:textId="25CEB5AB" w:rsidR="0032323D" w:rsidRPr="00CC316A" w:rsidRDefault="00075E7E">
            <w:pPr>
              <w:pStyle w:val="Caption"/>
              <w:jc w:val="center"/>
              <w:rPr>
                <w:rFonts w:cstheme="minorHAnsi"/>
                <w:i w:val="0"/>
                <w:iCs w:val="0"/>
                <w:color w:val="000000" w:themeColor="text1"/>
                <w:sz w:val="24"/>
                <w:szCs w:val="24"/>
              </w:rPr>
            </w:pPr>
            <m:oMathPara>
              <m:oMath>
                <m:r>
                  <w:rPr>
                    <w:rFonts w:ascii="Cambria Math" w:hAnsi="Cambria Math" w:cstheme="minorHAnsi"/>
                    <w:color w:val="000000" w:themeColor="text1"/>
                    <w:sz w:val="24"/>
                    <w:szCs w:val="24"/>
                  </w:rPr>
                  <m:t>V</m:t>
                </m:r>
                <m:d>
                  <m:dPr>
                    <m:ctrlPr>
                      <w:rPr>
                        <w:rFonts w:ascii="Cambria Math" w:hAnsi="Cambria Math" w:cstheme="minorHAnsi"/>
                        <w:i w:val="0"/>
                        <w:iCs w:val="0"/>
                        <w:color w:val="000000" w:themeColor="text1"/>
                        <w:sz w:val="24"/>
                        <w:szCs w:val="24"/>
                      </w:rPr>
                    </m:ctrlPr>
                  </m:dPr>
                  <m:e>
                    <m:r>
                      <w:rPr>
                        <w:rFonts w:ascii="Cambria Math" w:hAnsi="Cambria Math" w:cstheme="minorHAnsi"/>
                        <w:color w:val="000000" w:themeColor="text1"/>
                        <w:sz w:val="24"/>
                        <w:szCs w:val="24"/>
                      </w:rPr>
                      <m:t>S,T</m:t>
                    </m:r>
                  </m:e>
                </m:d>
                <m:r>
                  <w:rPr>
                    <w:rFonts w:ascii="Cambria Math" w:hAnsi="Cambria Math" w:cstheme="minorHAnsi"/>
                    <w:color w:val="000000" w:themeColor="text1"/>
                    <w:sz w:val="24"/>
                    <w:szCs w:val="24"/>
                  </w:rPr>
                  <m:t>=</m:t>
                </m:r>
                <m:func>
                  <m:funcPr>
                    <m:ctrlPr>
                      <w:rPr>
                        <w:rFonts w:ascii="Cambria Math" w:hAnsi="Cambria Math" w:cstheme="minorHAnsi"/>
                        <w:color w:val="000000" w:themeColor="text1"/>
                        <w:sz w:val="24"/>
                        <w:szCs w:val="24"/>
                      </w:rPr>
                    </m:ctrlPr>
                  </m:funcPr>
                  <m:fName>
                    <m:r>
                      <w:rPr>
                        <w:rFonts w:ascii="Cambria Math" w:hAnsi="Cambria Math" w:cstheme="minorHAnsi"/>
                        <w:color w:val="000000" w:themeColor="text1"/>
                        <w:sz w:val="24"/>
                        <w:szCs w:val="24"/>
                      </w:rPr>
                      <m:t>max</m:t>
                    </m:r>
                  </m:fName>
                  <m:e>
                    <m:d>
                      <m:dPr>
                        <m:begChr m:val="{"/>
                        <m:endChr m:val="}"/>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S-K,0</m:t>
                        </m:r>
                      </m:e>
                    </m:d>
                  </m:e>
                </m:func>
              </m:oMath>
            </m:oMathPara>
          </w:p>
        </w:tc>
        <w:tc>
          <w:tcPr>
            <w:tcW w:w="240" w:type="dxa"/>
            <w:vAlign w:val="center"/>
          </w:tcPr>
          <w:p w14:paraId="3BE3ACEB" w14:textId="09E571E1" w:rsidR="0032323D" w:rsidRPr="00CC316A" w:rsidRDefault="0032323D">
            <w:pPr>
              <w:pStyle w:val="Caption"/>
              <w:jc w:val="center"/>
              <w:rPr>
                <w:rFonts w:cstheme="minorHAnsi"/>
                <w:i w:val="0"/>
                <w:iCs w:val="0"/>
                <w:color w:val="000000" w:themeColor="text1"/>
                <w:sz w:val="24"/>
                <w:szCs w:val="24"/>
              </w:rPr>
            </w:pPr>
            <w:r w:rsidRPr="0010178D">
              <w:rPr>
                <w:rFonts w:cstheme="minorHAnsi"/>
                <w:i w:val="0"/>
                <w:iCs w:val="0"/>
                <w:color w:val="000000" w:themeColor="text1"/>
                <w:sz w:val="24"/>
                <w:szCs w:val="24"/>
              </w:rPr>
              <w:t>(</w:t>
            </w:r>
            <w:r w:rsidR="00703E53">
              <w:rPr>
                <w:rFonts w:ascii="Cambria Math" w:hAnsi="Cambria Math" w:cstheme="minorHAnsi"/>
                <w:i w:val="0"/>
                <w:iCs w:val="0"/>
                <w:color w:val="000000" w:themeColor="text1"/>
                <w:sz w:val="24"/>
                <w:szCs w:val="24"/>
              </w:rPr>
              <w:t>4</w:t>
            </w:r>
            <w:r w:rsidRPr="00833A40">
              <w:rPr>
                <w:rFonts w:cstheme="minorHAnsi"/>
                <w:i w:val="0"/>
                <w:iCs w:val="0"/>
                <w:color w:val="000000" w:themeColor="text1"/>
                <w:sz w:val="24"/>
                <w:szCs w:val="24"/>
              </w:rPr>
              <w:t>)</w:t>
            </w:r>
          </w:p>
        </w:tc>
      </w:tr>
    </w:tbl>
    <w:p w14:paraId="6DF1B196" w14:textId="504937C0" w:rsidR="008C7AD9" w:rsidRDefault="004B78B9" w:rsidP="007B42F0">
      <w:pPr>
        <w:spacing w:line="276" w:lineRule="auto"/>
        <w:rPr>
          <w:rFonts w:eastAsiaTheme="minorEastAsia"/>
        </w:rPr>
      </w:pPr>
      <w:r w:rsidRPr="00833A40">
        <w:rPr>
          <w:rFonts w:eastAsiaTheme="minorEastAsia"/>
        </w:rPr>
        <w:t xml:space="preserve">At the </w:t>
      </w:r>
      <w:r w:rsidR="00DC1DD3">
        <w:rPr>
          <w:rFonts w:eastAsiaTheme="minorEastAsia"/>
        </w:rPr>
        <w:t xml:space="preserve">expiration </w:t>
      </w:r>
      <w:r w:rsidRPr="00833A40">
        <w:rPr>
          <w:rFonts w:eastAsiaTheme="minorEastAsia"/>
        </w:rPr>
        <w:t>date</w:t>
      </w:r>
      <w:r w:rsidR="00DC1DD3">
        <w:rPr>
          <w:rFonts w:eastAsiaTheme="minorEastAsia"/>
        </w:rPr>
        <w:t xml:space="preserve"> (T)</w:t>
      </w:r>
      <w:r w:rsidRPr="00833A40">
        <w:rPr>
          <w:rFonts w:eastAsiaTheme="minorEastAsia"/>
        </w:rPr>
        <w:t xml:space="preserve">, </w:t>
      </w:r>
      <w:r w:rsidR="00F76019">
        <w:rPr>
          <w:rFonts w:eastAsiaTheme="minorEastAsia"/>
        </w:rPr>
        <w:t xml:space="preserve">the option is either not exercised for 0 payoff or exercised </w:t>
      </w:r>
      <w:r w:rsidR="007C3825">
        <w:rPr>
          <w:rFonts w:eastAsiaTheme="minorEastAsia"/>
        </w:rPr>
        <w:t xml:space="preserve">for a profit, the terminal condition is the maximum of the two. </w:t>
      </w:r>
    </w:p>
    <w:p w14:paraId="47693F3A" w14:textId="77777777" w:rsidR="007C3825" w:rsidRPr="00833A40" w:rsidRDefault="007C3825" w:rsidP="007B42F0">
      <w:pPr>
        <w:spacing w:line="276" w:lineRule="auto"/>
        <w:rPr>
          <w:rFonts w:eastAsiaTheme="minorEastAsia"/>
        </w:rPr>
      </w:pPr>
    </w:p>
    <w:p w14:paraId="1B8ABAA4" w14:textId="77777777" w:rsidR="00220AE8" w:rsidRPr="00833A40" w:rsidRDefault="00220AE8" w:rsidP="007B42F0">
      <w:pPr>
        <w:spacing w:line="276" w:lineRule="auto"/>
        <w:rPr>
          <w:color w:val="000000" w:themeColor="text1"/>
        </w:rPr>
      </w:pPr>
      <w:r w:rsidRPr="00833A40">
        <w:rPr>
          <w:color w:val="C00000"/>
        </w:rPr>
        <w:t>D) What numerical method are you going to deploy and why? (Describe, in words, which method you intend to apply and why you have chosen it as opposed to other alternatives)</w:t>
      </w:r>
    </w:p>
    <w:p w14:paraId="6C36AB85" w14:textId="1B1F7092" w:rsidR="00716334" w:rsidRPr="00833A40" w:rsidRDefault="001114F9" w:rsidP="007B42F0">
      <w:pPr>
        <w:spacing w:line="276" w:lineRule="auto"/>
      </w:pPr>
      <w:r w:rsidRPr="00833A40">
        <w:t xml:space="preserve">The explicit </w:t>
      </w:r>
      <w:r w:rsidR="0048404C">
        <w:t xml:space="preserve">finite difference </w:t>
      </w:r>
      <w:r w:rsidR="00932392">
        <w:t xml:space="preserve">method and </w:t>
      </w:r>
      <w:r w:rsidR="00FA244E">
        <w:t xml:space="preserve">Crank-Nicolson </w:t>
      </w:r>
      <w:r w:rsidR="00F66807">
        <w:t>implicit method</w:t>
      </w:r>
      <w:r w:rsidR="00685795">
        <w:t xml:space="preserve"> were used to model the equation. </w:t>
      </w:r>
      <w:r w:rsidR="00E4119B">
        <w:t xml:space="preserve">The explicit method used </w:t>
      </w:r>
      <w:r w:rsidR="0049066C">
        <w:t xml:space="preserve">a </w:t>
      </w:r>
      <w:r w:rsidR="006538BF">
        <w:t xml:space="preserve">forward </w:t>
      </w:r>
      <w:r w:rsidR="00800F62">
        <w:t xml:space="preserve">difference </w:t>
      </w:r>
      <w:r w:rsidR="006538BF">
        <w:t xml:space="preserve">in time and central </w:t>
      </w:r>
      <w:r w:rsidR="00800F62">
        <w:t xml:space="preserve">difference </w:t>
      </w:r>
      <w:r w:rsidR="006538BF">
        <w:t xml:space="preserve">in </w:t>
      </w:r>
      <w:r w:rsidR="00800F62">
        <w:t>price</w:t>
      </w:r>
      <w:r w:rsidR="00F42772">
        <w:t>. The Crank-Nicol</w:t>
      </w:r>
      <w:r w:rsidR="00744086">
        <w:t xml:space="preserve">son method was chosen as </w:t>
      </w:r>
      <w:r w:rsidR="009F7572">
        <w:t xml:space="preserve">it is </w:t>
      </w:r>
      <w:r w:rsidR="006D4068">
        <w:t>commonly used to model this equation in literature</w:t>
      </w:r>
      <w:r w:rsidR="00BF26C6">
        <w:t>,</w:t>
      </w:r>
      <w:r w:rsidR="006D4068">
        <w:t xml:space="preserve"> </w:t>
      </w:r>
      <w:proofErr w:type="gramStart"/>
      <w:r w:rsidR="006D4068">
        <w:t>and also</w:t>
      </w:r>
      <w:proofErr w:type="gramEnd"/>
      <w:r w:rsidR="006D4068">
        <w:t xml:space="preserve"> used for the heat equation which we transformed into in a later section. </w:t>
      </w:r>
    </w:p>
    <w:p w14:paraId="085EFA0B" w14:textId="69E2E7FC" w:rsidR="00421CE8" w:rsidRPr="00833A40" w:rsidRDefault="00421CE8" w:rsidP="007B42F0">
      <w:pPr>
        <w:pStyle w:val="ListParagraph"/>
        <w:spacing w:line="276" w:lineRule="auto"/>
        <w:rPr>
          <w:color w:val="C00000"/>
        </w:rPr>
      </w:pPr>
    </w:p>
    <w:p w14:paraId="7D2EF12E" w14:textId="5464045F" w:rsidR="00B90606" w:rsidRPr="00833A40" w:rsidRDefault="00220AE8" w:rsidP="007B42F0">
      <w:pPr>
        <w:spacing w:line="276" w:lineRule="auto"/>
        <w:rPr>
          <w:color w:val="C00000"/>
        </w:rPr>
      </w:pPr>
      <w:r w:rsidRPr="00833A40">
        <w:rPr>
          <w:color w:val="C00000"/>
        </w:rPr>
        <w:t>E) I am going to discretise my PDE as the following (show the steps from continuous to discrete equation and boundary/initial conditions:</w:t>
      </w:r>
    </w:p>
    <w:p w14:paraId="0F9C25C4" w14:textId="04856D64" w:rsidR="00CF2B40" w:rsidRPr="00833A40" w:rsidRDefault="007179F1" w:rsidP="007B42F0">
      <w:pPr>
        <w:spacing w:line="276" w:lineRule="auto"/>
        <w:rPr>
          <w:color w:val="000000" w:themeColor="text1"/>
        </w:rPr>
      </w:pPr>
      <w:r>
        <w:rPr>
          <w:color w:val="000000" w:themeColor="text1"/>
        </w:rPr>
        <w:t xml:space="preserve">To </w:t>
      </w:r>
      <w:r w:rsidR="00247BED">
        <w:rPr>
          <w:color w:val="000000" w:themeColor="text1"/>
        </w:rPr>
        <w:t xml:space="preserve">simplify </w:t>
      </w:r>
      <w:r w:rsidR="00FF1D85">
        <w:rPr>
          <w:color w:val="000000" w:themeColor="text1"/>
        </w:rPr>
        <w:t xml:space="preserve">the </w:t>
      </w:r>
      <w:r w:rsidR="00AD5B9C">
        <w:rPr>
          <w:color w:val="000000" w:themeColor="text1"/>
        </w:rPr>
        <w:t xml:space="preserve">solving process, we transformed the </w:t>
      </w:r>
      <w:r w:rsidR="00256612">
        <w:rPr>
          <w:color w:val="000000" w:themeColor="text1"/>
        </w:rPr>
        <w:t>equation into the form of the heat equation</w:t>
      </w:r>
      <w:r w:rsidR="00FC43FA">
        <w:rPr>
          <w:color w:val="000000" w:themeColor="text1"/>
        </w:rPr>
        <w:t xml:space="preserve">. </w:t>
      </w:r>
      <w:r w:rsidR="00846424">
        <w:rPr>
          <w:color w:val="000000" w:themeColor="text1"/>
        </w:rPr>
        <w:t>First, the time variable</w:t>
      </w:r>
      <w:r w:rsidR="001E760A">
        <w:rPr>
          <w:color w:val="000000" w:themeColor="text1"/>
        </w:rPr>
        <w:t xml:space="preserve"> </w:t>
      </w:r>
      <w:r w:rsidR="00E73D26" w:rsidRPr="00E73D26">
        <w:rPr>
          <w:rFonts w:ascii="Times New Roman" w:hAnsi="Times New Roman" w:cs="Times New Roman"/>
          <w:i/>
          <w:iCs/>
          <w:color w:val="000000" w:themeColor="text1"/>
        </w:rPr>
        <w:t>t</w:t>
      </w:r>
      <w:r w:rsidR="00846424">
        <w:rPr>
          <w:color w:val="000000" w:themeColor="text1"/>
        </w:rPr>
        <w:t xml:space="preserve"> was</w:t>
      </w:r>
      <w:r w:rsidR="00515525">
        <w:rPr>
          <w:color w:val="000000" w:themeColor="text1"/>
        </w:rPr>
        <w:t xml:space="preserve"> substituted with time to expiry </w:t>
      </w:r>
      <w:r w:rsidR="00515525" w:rsidRPr="00706A2F">
        <w:rPr>
          <w:rFonts w:ascii="Times New Roman" w:hAnsi="Times New Roman" w:cs="Times New Roman"/>
          <w:i/>
          <w:iCs/>
          <w:color w:val="000000" w:themeColor="text1"/>
        </w:rPr>
        <w:t>τ</w:t>
      </w:r>
      <w:r w:rsidR="00CF2B40" w:rsidRPr="00833A40">
        <w:rPr>
          <w:color w:val="000000" w:themeColor="text1"/>
        </w:rPr>
        <w:t xml:space="preserve"> </w:t>
      </w:r>
      <w:r w:rsidR="00CF1DBD" w:rsidRPr="00833A40">
        <w:rPr>
          <w:color w:val="000000" w:themeColor="text1"/>
        </w:rPr>
        <w:t xml:space="preserve">to </w:t>
      </w:r>
      <w:r w:rsidR="00846424">
        <w:rPr>
          <w:color w:val="000000" w:themeColor="text1"/>
        </w:rPr>
        <w:t xml:space="preserve">change the problem into a forward problem with initial condition at </w:t>
      </w:r>
      <w:r w:rsidR="00846424" w:rsidRPr="001E760A">
        <w:rPr>
          <w:rFonts w:ascii="Times New Roman" w:hAnsi="Times New Roman" w:cs="Times New Roman"/>
          <w:i/>
          <w:iCs/>
          <w:color w:val="000000" w:themeColor="text1"/>
        </w:rPr>
        <w:t>T</w:t>
      </w:r>
      <w:r w:rsidR="00706A2F">
        <w:rPr>
          <w:color w:val="000000" w:themeColor="text1"/>
        </w:rPr>
        <w:t xml:space="preserve">. </w:t>
      </w:r>
      <w:r w:rsidR="000000CE">
        <w:rPr>
          <w:color w:val="000000" w:themeColor="text1"/>
        </w:rPr>
        <w:t xml:space="preserve"> </w:t>
      </w:r>
      <w:r w:rsidR="00846424">
        <w:rPr>
          <w:color w:val="000000" w:themeColor="text1"/>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8248"/>
        <w:gridCol w:w="495"/>
      </w:tblGrid>
      <w:tr w:rsidR="00CF1DBD" w:rsidRPr="0098252E" w14:paraId="41912DA3" w14:textId="77777777">
        <w:tc>
          <w:tcPr>
            <w:tcW w:w="279" w:type="dxa"/>
            <w:vAlign w:val="center"/>
          </w:tcPr>
          <w:p w14:paraId="579B5BC2" w14:textId="77777777" w:rsidR="00CF1DBD" w:rsidRPr="0098252E" w:rsidRDefault="00CF1DBD">
            <w:pPr>
              <w:pStyle w:val="Caption"/>
              <w:jc w:val="center"/>
              <w:rPr>
                <w:rFonts w:ascii="Arial" w:eastAsia="DengXian Light" w:hAnsi="Arial" w:cs="Arial"/>
                <w:i w:val="0"/>
                <w:sz w:val="24"/>
                <w:szCs w:val="24"/>
              </w:rPr>
            </w:pPr>
          </w:p>
        </w:tc>
        <w:tc>
          <w:tcPr>
            <w:tcW w:w="8497" w:type="dxa"/>
            <w:vAlign w:val="center"/>
          </w:tcPr>
          <w:p w14:paraId="7E1C11DE" w14:textId="685448A8" w:rsidR="00CF1DBD" w:rsidRPr="00BA7018" w:rsidRDefault="0008490C">
            <w:pPr>
              <w:pStyle w:val="Caption"/>
              <w:jc w:val="center"/>
              <w:rPr>
                <w:rFonts w:cstheme="minorHAnsi"/>
                <w:color w:val="000000" w:themeColor="text1"/>
                <w:sz w:val="24"/>
                <w:szCs w:val="24"/>
              </w:rPr>
            </w:pPr>
            <m:oMathPara>
              <m:oMath>
                <m:r>
                  <w:rPr>
                    <w:rFonts w:ascii="Cambria Math" w:hAnsi="Cambria Math" w:cstheme="minorHAnsi"/>
                    <w:color w:val="000000" w:themeColor="text1"/>
                    <w:sz w:val="24"/>
                    <w:szCs w:val="24"/>
                  </w:rPr>
                  <m:t>τ=T-t</m:t>
                </m:r>
              </m:oMath>
            </m:oMathPara>
          </w:p>
        </w:tc>
        <w:tc>
          <w:tcPr>
            <w:tcW w:w="240" w:type="dxa"/>
            <w:vAlign w:val="center"/>
          </w:tcPr>
          <w:p w14:paraId="15E65D2C" w14:textId="2D2DF896" w:rsidR="00CF1DBD" w:rsidRPr="00CC316A" w:rsidRDefault="00CF1DBD">
            <w:pPr>
              <w:pStyle w:val="Caption"/>
              <w:jc w:val="center"/>
              <w:rPr>
                <w:rFonts w:cstheme="minorHAnsi"/>
                <w:i w:val="0"/>
                <w:iCs w:val="0"/>
                <w:color w:val="000000" w:themeColor="text1"/>
                <w:sz w:val="24"/>
                <w:szCs w:val="24"/>
              </w:rPr>
            </w:pPr>
            <w:r w:rsidRPr="00833A40">
              <w:rPr>
                <w:rFonts w:cstheme="minorHAnsi"/>
                <w:i w:val="0"/>
                <w:iCs w:val="0"/>
                <w:color w:val="000000" w:themeColor="text1"/>
                <w:sz w:val="24"/>
                <w:szCs w:val="24"/>
              </w:rPr>
              <w:t>(</w:t>
            </w:r>
            <w:r w:rsidR="00703E53">
              <w:rPr>
                <w:rFonts w:ascii="Cambria Math" w:hAnsi="Cambria Math" w:cstheme="minorHAnsi"/>
                <w:i w:val="0"/>
                <w:iCs w:val="0"/>
                <w:color w:val="000000" w:themeColor="text1"/>
                <w:sz w:val="24"/>
                <w:szCs w:val="24"/>
              </w:rPr>
              <w:t>5</w:t>
            </w:r>
            <w:r w:rsidRPr="00833A40">
              <w:rPr>
                <w:rFonts w:cstheme="minorHAnsi"/>
                <w:i w:val="0"/>
                <w:iCs w:val="0"/>
                <w:color w:val="000000" w:themeColor="text1"/>
                <w:sz w:val="24"/>
                <w:szCs w:val="24"/>
              </w:rPr>
              <w:t>)</w:t>
            </w:r>
          </w:p>
        </w:tc>
      </w:tr>
      <w:tr w:rsidR="00753DD5" w:rsidRPr="0098252E" w14:paraId="68F4BBD1" w14:textId="77777777">
        <w:tc>
          <w:tcPr>
            <w:tcW w:w="279" w:type="dxa"/>
            <w:vAlign w:val="center"/>
          </w:tcPr>
          <w:p w14:paraId="114A9EDD" w14:textId="77777777" w:rsidR="00753DD5" w:rsidRPr="0098252E" w:rsidRDefault="00753DD5">
            <w:pPr>
              <w:pStyle w:val="Caption"/>
              <w:jc w:val="center"/>
              <w:rPr>
                <w:rFonts w:ascii="Arial" w:eastAsia="DengXian Light" w:hAnsi="Arial" w:cs="Arial"/>
                <w:i w:val="0"/>
                <w:sz w:val="24"/>
                <w:szCs w:val="24"/>
              </w:rPr>
            </w:pPr>
          </w:p>
        </w:tc>
        <w:tc>
          <w:tcPr>
            <w:tcW w:w="8497" w:type="dxa"/>
            <w:vAlign w:val="center"/>
          </w:tcPr>
          <w:p w14:paraId="76BD3D74" w14:textId="2794B7BD" w:rsidR="00753DD5" w:rsidRPr="00CC316A" w:rsidRDefault="00000000">
            <w:pPr>
              <w:pStyle w:val="Caption"/>
              <w:jc w:val="center"/>
              <w:rPr>
                <w:rFonts w:cstheme="minorHAnsi"/>
                <w:i w:val="0"/>
                <w:iCs w:val="0"/>
                <w:color w:val="000000" w:themeColor="text1"/>
                <w:sz w:val="24"/>
                <w:szCs w:val="24"/>
              </w:rPr>
            </w:pPr>
            <m:oMathPara>
              <m:oMath>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∂t</m:t>
                    </m:r>
                  </m:den>
                </m:f>
                <m:r>
                  <w:rPr>
                    <w:rFonts w:ascii="Cambria Math" w:hAnsi="Cambria Math" w:cstheme="minorHAnsi"/>
                    <w:color w:val="000000" w:themeColor="text1"/>
                    <w:sz w:val="24"/>
                    <w:szCs w:val="24"/>
                  </w:rPr>
                  <m:t>=</m:t>
                </m:r>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∂τ</m:t>
                    </m:r>
                  </m:den>
                </m:f>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∂τ</m:t>
                    </m:r>
                  </m:num>
                  <m:den>
                    <m:r>
                      <w:rPr>
                        <w:rFonts w:ascii="Cambria Math" w:hAnsi="Cambria Math" w:cstheme="minorHAnsi"/>
                        <w:color w:val="000000" w:themeColor="text1"/>
                        <w:sz w:val="24"/>
                        <w:szCs w:val="24"/>
                      </w:rPr>
                      <m:t>∂t</m:t>
                    </m:r>
                  </m:den>
                </m:f>
                <m:r>
                  <w:rPr>
                    <w:rFonts w:ascii="Cambria Math" w:hAnsi="Cambria Math" w:cstheme="minorHAnsi"/>
                    <w:color w:val="000000" w:themeColor="text1"/>
                    <w:sz w:val="24"/>
                    <w:szCs w:val="24"/>
                  </w:rPr>
                  <m:t>=-</m:t>
                </m:r>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∂τ</m:t>
                    </m:r>
                  </m:den>
                </m:f>
              </m:oMath>
            </m:oMathPara>
          </w:p>
        </w:tc>
        <w:tc>
          <w:tcPr>
            <w:tcW w:w="240" w:type="dxa"/>
            <w:vAlign w:val="center"/>
          </w:tcPr>
          <w:p w14:paraId="54EB7BAF" w14:textId="0C164C5F" w:rsidR="00753DD5" w:rsidRPr="00CC316A" w:rsidRDefault="00753DD5">
            <w:pPr>
              <w:pStyle w:val="Caption"/>
              <w:jc w:val="center"/>
              <w:rPr>
                <w:rFonts w:cstheme="minorHAnsi"/>
                <w:i w:val="0"/>
                <w:iCs w:val="0"/>
                <w:color w:val="000000" w:themeColor="text1"/>
                <w:sz w:val="24"/>
                <w:szCs w:val="24"/>
              </w:rPr>
            </w:pPr>
            <w:r w:rsidRPr="00833A40">
              <w:rPr>
                <w:rFonts w:cstheme="minorHAnsi"/>
                <w:i w:val="0"/>
                <w:iCs w:val="0"/>
                <w:color w:val="000000" w:themeColor="text1"/>
                <w:sz w:val="24"/>
                <w:szCs w:val="24"/>
              </w:rPr>
              <w:t>(</w:t>
            </w:r>
            <w:r w:rsidR="00703E53">
              <w:rPr>
                <w:rFonts w:ascii="Cambria Math" w:hAnsi="Cambria Math" w:cstheme="minorHAnsi"/>
                <w:i w:val="0"/>
                <w:iCs w:val="0"/>
                <w:color w:val="000000" w:themeColor="text1"/>
                <w:sz w:val="24"/>
                <w:szCs w:val="24"/>
              </w:rPr>
              <w:t>6</w:t>
            </w:r>
            <w:r w:rsidRPr="00833A40">
              <w:rPr>
                <w:rFonts w:cstheme="minorHAnsi"/>
                <w:i w:val="0"/>
                <w:iCs w:val="0"/>
                <w:color w:val="000000" w:themeColor="text1"/>
                <w:sz w:val="24"/>
                <w:szCs w:val="24"/>
              </w:rPr>
              <w:t>)</w:t>
            </w:r>
          </w:p>
        </w:tc>
      </w:tr>
    </w:tbl>
    <w:p w14:paraId="60C52D6D" w14:textId="60122F56" w:rsidR="000B22EF" w:rsidRPr="00833A40" w:rsidRDefault="001C247B" w:rsidP="007B42F0">
      <w:pPr>
        <w:spacing w:line="276" w:lineRule="auto"/>
        <w:rPr>
          <w:color w:val="000000" w:themeColor="text1"/>
        </w:rPr>
      </w:pPr>
      <w:r>
        <w:rPr>
          <w:color w:val="000000" w:themeColor="text1"/>
        </w:rPr>
        <w:t xml:space="preserve">A suitable transformation for </w:t>
      </w:r>
      <w:r w:rsidRPr="001E760A">
        <w:rPr>
          <w:rFonts w:ascii="Times New Roman" w:hAnsi="Times New Roman" w:cs="Times New Roman"/>
          <w:i/>
          <w:iCs/>
          <w:color w:val="000000" w:themeColor="text1"/>
        </w:rPr>
        <w:t>S</w:t>
      </w:r>
      <w:r>
        <w:rPr>
          <w:color w:val="000000" w:themeColor="text1"/>
        </w:rPr>
        <w:t xml:space="preserve"> is chosen to remove </w:t>
      </w:r>
      <w:r w:rsidR="00FB7F75" w:rsidRPr="001E760A">
        <w:rPr>
          <w:rFonts w:ascii="Times New Roman" w:hAnsi="Times New Roman" w:cs="Times New Roman"/>
          <w:i/>
          <w:iCs/>
          <w:color w:val="000000" w:themeColor="text1"/>
        </w:rPr>
        <w:t>S</w:t>
      </w:r>
      <w:r w:rsidR="001E760A" w:rsidRPr="001E760A">
        <w:rPr>
          <w:rFonts w:ascii="Times New Roman" w:hAnsi="Times New Roman" w:cs="Times New Roman"/>
          <w:i/>
          <w:iCs/>
          <w:color w:val="000000" w:themeColor="text1"/>
          <w:vertAlign w:val="superscript"/>
        </w:rPr>
        <w:t>2</w:t>
      </w:r>
      <w:r w:rsidR="00FB7F75">
        <w:rPr>
          <w:color w:val="000000" w:themeColor="text1"/>
        </w:rPr>
        <w:t xml:space="preserve"> from the equation</w:t>
      </w:r>
      <w:r w:rsidR="00575336">
        <w:rPr>
          <w:color w:val="000000" w:themeColor="text1"/>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8248"/>
        <w:gridCol w:w="495"/>
      </w:tblGrid>
      <w:tr w:rsidR="00BA7018" w:rsidRPr="0098252E" w14:paraId="22D01FF3" w14:textId="77777777">
        <w:tc>
          <w:tcPr>
            <w:tcW w:w="279" w:type="dxa"/>
            <w:vAlign w:val="center"/>
          </w:tcPr>
          <w:p w14:paraId="7D8B8447" w14:textId="77777777" w:rsidR="00BA7018" w:rsidRPr="0098252E" w:rsidRDefault="00BA7018">
            <w:pPr>
              <w:pStyle w:val="Caption"/>
              <w:jc w:val="center"/>
              <w:rPr>
                <w:rFonts w:ascii="Arial" w:eastAsia="DengXian Light" w:hAnsi="Arial" w:cs="Arial"/>
                <w:i w:val="0"/>
                <w:sz w:val="24"/>
                <w:szCs w:val="24"/>
              </w:rPr>
            </w:pPr>
          </w:p>
        </w:tc>
        <w:tc>
          <w:tcPr>
            <w:tcW w:w="8497" w:type="dxa"/>
            <w:vAlign w:val="center"/>
          </w:tcPr>
          <w:p w14:paraId="6C5E906D" w14:textId="248424C8" w:rsidR="00BA7018" w:rsidRPr="00BA7018" w:rsidRDefault="0008490C">
            <w:pPr>
              <w:pStyle w:val="Caption"/>
              <w:jc w:val="center"/>
              <w:rPr>
                <w:rFonts w:cstheme="minorHAnsi"/>
                <w:color w:val="000000" w:themeColor="text1"/>
                <w:sz w:val="24"/>
                <w:szCs w:val="24"/>
              </w:rPr>
            </w:pPr>
            <m:oMathPara>
              <m:oMath>
                <m:r>
                  <w:rPr>
                    <w:rFonts w:ascii="Cambria Math" w:hAnsi="Cambria Math" w:cstheme="minorHAnsi"/>
                    <w:color w:val="000000" w:themeColor="text1"/>
                    <w:sz w:val="24"/>
                    <w:szCs w:val="24"/>
                  </w:rPr>
                  <m:t>x=ln</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S</m:t>
                    </m:r>
                  </m:num>
                  <m:den>
                    <m:r>
                      <w:rPr>
                        <w:rFonts w:ascii="Cambria Math" w:hAnsi="Cambria Math" w:cstheme="minorHAnsi"/>
                        <w:color w:val="000000" w:themeColor="text1"/>
                        <w:sz w:val="24"/>
                        <w:szCs w:val="24"/>
                      </w:rPr>
                      <m:t>K</m:t>
                    </m:r>
                  </m:den>
                </m:f>
              </m:oMath>
            </m:oMathPara>
          </w:p>
        </w:tc>
        <w:tc>
          <w:tcPr>
            <w:tcW w:w="240" w:type="dxa"/>
            <w:vAlign w:val="center"/>
          </w:tcPr>
          <w:p w14:paraId="02D79086" w14:textId="5B0B517E" w:rsidR="00BA7018" w:rsidRPr="00CC316A" w:rsidRDefault="00BA7018">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00703E53" w:rsidRPr="00703E53">
              <w:rPr>
                <w:rFonts w:ascii="Cambria Math" w:hAnsi="Cambria Math" w:cstheme="minorHAnsi"/>
                <w:i w:val="0"/>
                <w:iCs w:val="0"/>
                <w:color w:val="000000" w:themeColor="text1"/>
                <w:sz w:val="24"/>
                <w:szCs w:val="24"/>
              </w:rPr>
              <w:t>7</w:t>
            </w:r>
            <w:r w:rsidRPr="00CC316A">
              <w:rPr>
                <w:rFonts w:cstheme="minorHAnsi"/>
                <w:i w:val="0"/>
                <w:iCs w:val="0"/>
                <w:color w:val="000000" w:themeColor="text1"/>
                <w:sz w:val="24"/>
                <w:szCs w:val="24"/>
              </w:rPr>
              <w:t>)</w:t>
            </w:r>
          </w:p>
        </w:tc>
      </w:tr>
      <w:tr w:rsidR="00B73123" w:rsidRPr="0098252E" w14:paraId="3A4D1062" w14:textId="77777777">
        <w:tc>
          <w:tcPr>
            <w:tcW w:w="279" w:type="dxa"/>
            <w:vAlign w:val="center"/>
          </w:tcPr>
          <w:p w14:paraId="4FAAAA05" w14:textId="77777777" w:rsidR="00B73123" w:rsidRPr="0098252E" w:rsidRDefault="00B73123">
            <w:pPr>
              <w:pStyle w:val="Caption"/>
              <w:jc w:val="center"/>
              <w:rPr>
                <w:rFonts w:ascii="Arial" w:eastAsia="DengXian Light" w:hAnsi="Arial" w:cs="Arial"/>
                <w:i w:val="0"/>
                <w:sz w:val="24"/>
                <w:szCs w:val="24"/>
              </w:rPr>
            </w:pPr>
          </w:p>
        </w:tc>
        <w:tc>
          <w:tcPr>
            <w:tcW w:w="8497" w:type="dxa"/>
            <w:vAlign w:val="center"/>
          </w:tcPr>
          <w:p w14:paraId="61496BB0" w14:textId="7621981B" w:rsidR="00B73123" w:rsidRPr="00CC316A" w:rsidRDefault="00000000">
            <w:pPr>
              <w:pStyle w:val="Caption"/>
              <w:jc w:val="center"/>
              <w:rPr>
                <w:rFonts w:cstheme="minorHAnsi"/>
                <w:i w:val="0"/>
                <w:iCs w:val="0"/>
                <w:color w:val="000000" w:themeColor="text1"/>
                <w:sz w:val="24"/>
                <w:szCs w:val="24"/>
              </w:rPr>
            </w:pPr>
            <m:oMathPara>
              <m:oMath>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∂S</m:t>
                    </m:r>
                  </m:den>
                </m:f>
                <m:r>
                  <w:rPr>
                    <w:rFonts w:ascii="Cambria Math" w:hAnsi="Cambria Math" w:cstheme="minorHAnsi"/>
                    <w:color w:val="000000" w:themeColor="text1"/>
                    <w:sz w:val="24"/>
                    <w:szCs w:val="24"/>
                  </w:rPr>
                  <m:t>=</m:t>
                </m:r>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∂x</m:t>
                    </m:r>
                  </m:den>
                </m:f>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∂x</m:t>
                    </m:r>
                  </m:num>
                  <m:den>
                    <m:r>
                      <w:rPr>
                        <w:rFonts w:ascii="Cambria Math" w:hAnsi="Cambria Math" w:cstheme="minorHAnsi"/>
                        <w:color w:val="000000" w:themeColor="text1"/>
                        <w:sz w:val="24"/>
                        <w:szCs w:val="24"/>
                      </w:rPr>
                      <m:t>∂S</m:t>
                    </m:r>
                  </m:den>
                </m:f>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S</m:t>
                    </m:r>
                  </m:den>
                </m:f>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∂x</m:t>
                    </m:r>
                  </m:den>
                </m:f>
              </m:oMath>
            </m:oMathPara>
          </w:p>
        </w:tc>
        <w:tc>
          <w:tcPr>
            <w:tcW w:w="240" w:type="dxa"/>
            <w:vAlign w:val="center"/>
          </w:tcPr>
          <w:p w14:paraId="58B53207" w14:textId="1B477A73" w:rsidR="00B73123" w:rsidRPr="00CC316A" w:rsidRDefault="00B73123">
            <w:pPr>
              <w:pStyle w:val="Caption"/>
              <w:jc w:val="center"/>
              <w:rPr>
                <w:rFonts w:cstheme="minorHAnsi"/>
                <w:i w:val="0"/>
                <w:iCs w:val="0"/>
                <w:color w:val="000000" w:themeColor="text1"/>
                <w:sz w:val="24"/>
                <w:szCs w:val="24"/>
              </w:rPr>
            </w:pPr>
            <w:r w:rsidRPr="00833A40">
              <w:rPr>
                <w:rFonts w:cstheme="minorHAnsi"/>
                <w:i w:val="0"/>
                <w:iCs w:val="0"/>
                <w:color w:val="000000" w:themeColor="text1"/>
                <w:sz w:val="24"/>
                <w:szCs w:val="24"/>
              </w:rPr>
              <w:t>(</w:t>
            </w:r>
            <w:r w:rsidR="00703E53">
              <w:rPr>
                <w:rFonts w:ascii="Cambria Math" w:hAnsi="Cambria Math" w:cstheme="minorHAnsi"/>
                <w:i w:val="0"/>
                <w:iCs w:val="0"/>
                <w:color w:val="000000" w:themeColor="text1"/>
                <w:sz w:val="24"/>
                <w:szCs w:val="24"/>
              </w:rPr>
              <w:t>8</w:t>
            </w:r>
            <w:r w:rsidRPr="00833A40">
              <w:rPr>
                <w:rFonts w:cstheme="minorHAnsi"/>
                <w:i w:val="0"/>
                <w:iCs w:val="0"/>
                <w:color w:val="000000" w:themeColor="text1"/>
                <w:sz w:val="24"/>
                <w:szCs w:val="24"/>
              </w:rPr>
              <w:t>)</w:t>
            </w:r>
          </w:p>
        </w:tc>
      </w:tr>
      <w:tr w:rsidR="001C574C" w:rsidRPr="0098252E" w14:paraId="7EE224F4" w14:textId="77777777">
        <w:tc>
          <w:tcPr>
            <w:tcW w:w="279" w:type="dxa"/>
            <w:vAlign w:val="center"/>
          </w:tcPr>
          <w:p w14:paraId="2825F617" w14:textId="77777777" w:rsidR="001C574C" w:rsidRPr="0098252E" w:rsidRDefault="001C574C">
            <w:pPr>
              <w:pStyle w:val="Caption"/>
              <w:jc w:val="center"/>
              <w:rPr>
                <w:rFonts w:ascii="Arial" w:eastAsia="DengXian Light" w:hAnsi="Arial" w:cs="Arial"/>
                <w:i w:val="0"/>
                <w:sz w:val="24"/>
                <w:szCs w:val="24"/>
              </w:rPr>
            </w:pPr>
          </w:p>
        </w:tc>
        <w:tc>
          <w:tcPr>
            <w:tcW w:w="8497" w:type="dxa"/>
            <w:vAlign w:val="center"/>
          </w:tcPr>
          <w:p w14:paraId="535EA2C7" w14:textId="06EBEFAB" w:rsidR="001C574C" w:rsidRPr="00CC316A" w:rsidRDefault="00000000">
            <w:pPr>
              <w:pStyle w:val="Caption"/>
              <w:jc w:val="center"/>
              <w:rPr>
                <w:rFonts w:cstheme="minorHAnsi"/>
                <w:i w:val="0"/>
                <w:iCs w:val="0"/>
                <w:color w:val="000000" w:themeColor="text1"/>
                <w:sz w:val="24"/>
                <w:szCs w:val="24"/>
              </w:rPr>
            </w:pPr>
            <m:oMathPara>
              <m:oMath>
                <m:f>
                  <m:fPr>
                    <m:ctrlPr>
                      <w:rPr>
                        <w:rFonts w:ascii="Cambria Math" w:hAnsi="Cambria Math" w:cstheme="minorHAnsi"/>
                        <w:i w:val="0"/>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S</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S</m:t>
                        </m:r>
                      </m:e>
                      <m:sup>
                        <m:r>
                          <w:rPr>
                            <w:rFonts w:ascii="Cambria Math" w:hAnsi="Cambria Math" w:cstheme="minorHAnsi"/>
                            <w:color w:val="000000" w:themeColor="text1"/>
                            <w:sz w:val="24"/>
                            <w:szCs w:val="24"/>
                          </w:rPr>
                          <m:t>2</m:t>
                        </m:r>
                      </m:sup>
                    </m:sSup>
                  </m:den>
                </m:f>
                <m:d>
                  <m:dPr>
                    <m:ctrlPr>
                      <w:rPr>
                        <w:rFonts w:ascii="Cambria Math" w:hAnsi="Cambria Math" w:cstheme="minorHAnsi"/>
                        <w:iCs w:val="0"/>
                        <w:color w:val="000000" w:themeColor="text1"/>
                        <w:sz w:val="24"/>
                        <w:szCs w:val="24"/>
                      </w:rPr>
                    </m:ctrlPr>
                  </m:dPr>
                  <m:e>
                    <m:f>
                      <m:fPr>
                        <m:ctrlPr>
                          <w:rPr>
                            <w:rFonts w:ascii="Cambria Math" w:hAnsi="Cambria Math" w:cstheme="minorHAnsi"/>
                            <w:i w:val="0"/>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m:t>
                    </m:r>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∂x</m:t>
                        </m:r>
                      </m:den>
                    </m:f>
                  </m:e>
                </m:d>
              </m:oMath>
            </m:oMathPara>
          </w:p>
        </w:tc>
        <w:tc>
          <w:tcPr>
            <w:tcW w:w="240" w:type="dxa"/>
            <w:vAlign w:val="center"/>
          </w:tcPr>
          <w:p w14:paraId="70977EA3" w14:textId="53B673B7" w:rsidR="001C574C" w:rsidRPr="00CC316A" w:rsidRDefault="001C574C">
            <w:pPr>
              <w:pStyle w:val="Caption"/>
              <w:jc w:val="center"/>
              <w:rPr>
                <w:rFonts w:cstheme="minorHAnsi"/>
                <w:i w:val="0"/>
                <w:iCs w:val="0"/>
                <w:color w:val="000000" w:themeColor="text1"/>
                <w:sz w:val="24"/>
                <w:szCs w:val="24"/>
              </w:rPr>
            </w:pPr>
            <w:r w:rsidRPr="00833A40">
              <w:rPr>
                <w:rFonts w:cstheme="minorHAnsi"/>
                <w:i w:val="0"/>
                <w:iCs w:val="0"/>
                <w:color w:val="000000" w:themeColor="text1"/>
                <w:sz w:val="24"/>
                <w:szCs w:val="24"/>
              </w:rPr>
              <w:t>(</w:t>
            </w:r>
            <w:r w:rsidR="00703E53">
              <w:rPr>
                <w:rFonts w:ascii="Cambria Math" w:hAnsi="Cambria Math" w:cstheme="minorHAnsi"/>
                <w:i w:val="0"/>
                <w:iCs w:val="0"/>
                <w:color w:val="000000" w:themeColor="text1"/>
                <w:sz w:val="24"/>
                <w:szCs w:val="24"/>
              </w:rPr>
              <w:t>9</w:t>
            </w:r>
            <w:r w:rsidRPr="00833A40">
              <w:rPr>
                <w:rFonts w:cstheme="minorHAnsi"/>
                <w:i w:val="0"/>
                <w:iCs w:val="0"/>
                <w:color w:val="000000" w:themeColor="text1"/>
                <w:sz w:val="24"/>
                <w:szCs w:val="24"/>
              </w:rPr>
              <w:t>)</w:t>
            </w:r>
          </w:p>
        </w:tc>
      </w:tr>
    </w:tbl>
    <w:p w14:paraId="64CA9BD8" w14:textId="4EF8F853" w:rsidR="00BA7018" w:rsidRPr="00833A40" w:rsidRDefault="00FA7454" w:rsidP="007B42F0">
      <w:pPr>
        <w:spacing w:line="276" w:lineRule="auto"/>
        <w:rPr>
          <w:color w:val="000000" w:themeColor="text1"/>
        </w:rPr>
      </w:pPr>
      <w:r w:rsidRPr="00833A40">
        <w:rPr>
          <w:color w:val="000000" w:themeColor="text1"/>
        </w:rPr>
        <w:t>Where a negative value of x indicates that the stock price is lower than the exercise price, and vice versa for a positive value of x.</w:t>
      </w:r>
    </w:p>
    <w:p w14:paraId="7D4BB20E" w14:textId="77777777" w:rsidR="001B6D78" w:rsidRPr="00833A40" w:rsidRDefault="001B6D78" w:rsidP="007B42F0">
      <w:pPr>
        <w:spacing w:line="276" w:lineRule="auto"/>
        <w:rPr>
          <w:color w:val="000000" w:themeColor="text1"/>
        </w:rPr>
      </w:pPr>
    </w:p>
    <w:p w14:paraId="3AF3F5C1" w14:textId="322D931D" w:rsidR="00A95C52" w:rsidRPr="00833A40" w:rsidRDefault="00A45041" w:rsidP="007B42F0">
      <w:pPr>
        <w:spacing w:line="276" w:lineRule="auto"/>
        <w:rPr>
          <w:color w:val="000000" w:themeColor="text1"/>
        </w:rPr>
      </w:pPr>
      <w:r>
        <w:rPr>
          <w:color w:val="000000" w:themeColor="text1"/>
        </w:rPr>
        <w:t xml:space="preserve">Equations </w:t>
      </w:r>
      <w:r w:rsidR="00A24153">
        <w:rPr>
          <w:color w:val="000000" w:themeColor="text1"/>
        </w:rPr>
        <w:t>7, 9 and 10 were substituted into equation 1 to give</w:t>
      </w:r>
      <w:r w:rsidR="00141AC8">
        <w:rPr>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8116"/>
        <w:gridCol w:w="628"/>
      </w:tblGrid>
      <w:tr w:rsidR="00ED6D3B" w:rsidRPr="0098252E" w14:paraId="626451E1" w14:textId="77777777">
        <w:tc>
          <w:tcPr>
            <w:tcW w:w="279" w:type="dxa"/>
            <w:vAlign w:val="center"/>
          </w:tcPr>
          <w:p w14:paraId="2D0F0351" w14:textId="77777777" w:rsidR="00ED6D3B" w:rsidRPr="0098252E" w:rsidRDefault="00ED6D3B">
            <w:pPr>
              <w:pStyle w:val="Caption"/>
              <w:jc w:val="center"/>
              <w:rPr>
                <w:rFonts w:ascii="Arial" w:eastAsia="DengXian Light" w:hAnsi="Arial" w:cs="Arial"/>
                <w:i w:val="0"/>
                <w:sz w:val="24"/>
                <w:szCs w:val="24"/>
              </w:rPr>
            </w:pPr>
          </w:p>
        </w:tc>
        <w:tc>
          <w:tcPr>
            <w:tcW w:w="8497" w:type="dxa"/>
            <w:vAlign w:val="center"/>
          </w:tcPr>
          <w:p w14:paraId="33FF0415" w14:textId="2450758D" w:rsidR="00ED6D3B" w:rsidRPr="00CC316A" w:rsidRDefault="000F7BB7">
            <w:pPr>
              <w:pStyle w:val="Caption"/>
              <w:jc w:val="center"/>
              <w:rPr>
                <w:rFonts w:cstheme="minorHAnsi"/>
                <w:i w:val="0"/>
                <w:iCs w:val="0"/>
                <w:color w:val="000000" w:themeColor="text1"/>
                <w:sz w:val="24"/>
                <w:szCs w:val="24"/>
              </w:rPr>
            </w:pPr>
            <m:oMathPara>
              <m:oMath>
                <m:r>
                  <w:rPr>
                    <w:rFonts w:ascii="Cambria Math" w:hAnsi="Cambria Math" w:cstheme="minorHAnsi"/>
                    <w:color w:val="000000" w:themeColor="text1"/>
                    <w:sz w:val="24"/>
                    <w:szCs w:val="24"/>
                  </w:rPr>
                  <m:t>-</m:t>
                </m:r>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∂τ</m:t>
                    </m:r>
                  </m:den>
                </m:f>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d>
                  <m:dPr>
                    <m:ctrlPr>
                      <w:rPr>
                        <w:rFonts w:ascii="Cambria Math" w:hAnsi="Cambria Math" w:cstheme="minorHAnsi"/>
                        <w:iCs w:val="0"/>
                        <w:color w:val="000000" w:themeColor="text1"/>
                        <w:sz w:val="24"/>
                        <w:szCs w:val="24"/>
                      </w:rPr>
                    </m:ctrlPr>
                  </m:dPr>
                  <m:e>
                    <m:f>
                      <m:fPr>
                        <m:ctrlPr>
                          <w:rPr>
                            <w:rFonts w:ascii="Cambria Math" w:hAnsi="Cambria Math" w:cstheme="minorHAnsi"/>
                            <w:i w:val="0"/>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m:t>
                    </m:r>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∂x</m:t>
                        </m:r>
                      </m:den>
                    </m:f>
                  </m:e>
                </m:d>
                <m:r>
                  <w:rPr>
                    <w:rFonts w:ascii="Cambria Math" w:hAnsi="Cambria Math" w:cstheme="minorHAnsi"/>
                    <w:color w:val="000000" w:themeColor="text1"/>
                    <w:sz w:val="24"/>
                    <w:szCs w:val="24"/>
                  </w:rPr>
                  <m:t>+r</m:t>
                </m:r>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∂x</m:t>
                    </m:r>
                  </m:den>
                </m:f>
                <m:r>
                  <w:rPr>
                    <w:rFonts w:ascii="Cambria Math" w:hAnsi="Cambria Math" w:cstheme="minorHAnsi"/>
                    <w:color w:val="000000" w:themeColor="text1"/>
                    <w:sz w:val="24"/>
                    <w:szCs w:val="24"/>
                  </w:rPr>
                  <m:t>-rV=0</m:t>
                </m:r>
              </m:oMath>
            </m:oMathPara>
          </w:p>
        </w:tc>
        <w:tc>
          <w:tcPr>
            <w:tcW w:w="240" w:type="dxa"/>
            <w:vAlign w:val="center"/>
          </w:tcPr>
          <w:p w14:paraId="594C624F" w14:textId="2C09A2B0" w:rsidR="00ED6D3B" w:rsidRPr="00CC316A" w:rsidRDefault="00ED6D3B">
            <w:pPr>
              <w:pStyle w:val="Caption"/>
              <w:jc w:val="center"/>
              <w:rPr>
                <w:rFonts w:cstheme="minorHAnsi"/>
                <w:i w:val="0"/>
                <w:iCs w:val="0"/>
                <w:color w:val="000000" w:themeColor="text1"/>
                <w:sz w:val="24"/>
                <w:szCs w:val="24"/>
              </w:rPr>
            </w:pPr>
            <w:r w:rsidRPr="00833A40">
              <w:rPr>
                <w:rFonts w:cstheme="minorHAnsi"/>
                <w:i w:val="0"/>
                <w:iCs w:val="0"/>
                <w:color w:val="000000" w:themeColor="text1"/>
                <w:sz w:val="24"/>
                <w:szCs w:val="24"/>
              </w:rPr>
              <w:t>(</w:t>
            </w:r>
            <w:r w:rsidR="0010178D" w:rsidRPr="0010178D">
              <w:rPr>
                <w:rFonts w:ascii="Cambria Math" w:hAnsi="Cambria Math" w:cstheme="minorHAnsi"/>
                <w:i w:val="0"/>
                <w:iCs w:val="0"/>
                <w:color w:val="000000" w:themeColor="text1"/>
                <w:sz w:val="24"/>
                <w:szCs w:val="24"/>
              </w:rPr>
              <w:t>1</w:t>
            </w:r>
            <w:r w:rsidR="00703E53">
              <w:rPr>
                <w:rFonts w:ascii="Cambria Math" w:hAnsi="Cambria Math" w:cstheme="minorHAnsi"/>
                <w:i w:val="0"/>
                <w:iCs w:val="0"/>
                <w:color w:val="000000" w:themeColor="text1"/>
                <w:sz w:val="24"/>
                <w:szCs w:val="24"/>
              </w:rPr>
              <w:t>0</w:t>
            </w:r>
            <w:r w:rsidRPr="00833A40">
              <w:rPr>
                <w:rFonts w:cstheme="minorHAnsi"/>
                <w:i w:val="0"/>
                <w:iCs w:val="0"/>
                <w:color w:val="000000" w:themeColor="text1"/>
                <w:sz w:val="24"/>
                <w:szCs w:val="24"/>
              </w:rPr>
              <w:t>)</w:t>
            </w:r>
          </w:p>
        </w:tc>
      </w:tr>
    </w:tbl>
    <w:p w14:paraId="06C1B85F" w14:textId="05E5DEA5" w:rsidR="005C60B4" w:rsidRPr="0045481C" w:rsidRDefault="001850D9" w:rsidP="007B42F0">
      <w:pPr>
        <w:spacing w:line="276" w:lineRule="auto"/>
        <w:rPr>
          <w:color w:val="000000" w:themeColor="text1"/>
        </w:rPr>
      </w:pPr>
      <w:r>
        <w:rPr>
          <w:color w:val="000000" w:themeColor="text1"/>
        </w:rPr>
        <w:t xml:space="preserve">To remove </w:t>
      </w:r>
      <m:oMath>
        <m:f>
          <m:fPr>
            <m:ctrlPr>
              <w:rPr>
                <w:rFonts w:ascii="Cambria Math" w:hAnsi="Cambria Math"/>
                <w:i/>
                <w:color w:val="000000" w:themeColor="text1"/>
              </w:rPr>
            </m:ctrlPr>
          </m:fPr>
          <m:num>
            <m:r>
              <w:rPr>
                <w:rFonts w:ascii="Cambria Math" w:hAnsi="Cambria Math"/>
                <w:color w:val="000000" w:themeColor="text1"/>
              </w:rPr>
              <m:t>∂V</m:t>
            </m:r>
          </m:num>
          <m:den>
            <m:r>
              <w:rPr>
                <w:rFonts w:ascii="Cambria Math" w:hAnsi="Cambria Math"/>
                <w:color w:val="000000" w:themeColor="text1"/>
              </w:rPr>
              <m:t>∂x</m:t>
            </m:r>
          </m:den>
        </m:f>
      </m:oMath>
      <w:r w:rsidR="00D923C7">
        <w:rPr>
          <w:rFonts w:eastAsiaTheme="minorEastAsia"/>
          <w:color w:val="000000" w:themeColor="text1"/>
        </w:rPr>
        <w:t xml:space="preserve"> and </w:t>
      </w:r>
      <m:oMath>
        <m:r>
          <w:rPr>
            <w:rFonts w:ascii="Cambria Math" w:eastAsiaTheme="minorEastAsia" w:hAnsi="Cambria Math"/>
            <w:color w:val="000000" w:themeColor="text1"/>
          </w:rPr>
          <m:t>V</m:t>
        </m:r>
      </m:oMath>
      <w:r w:rsidR="0045481C">
        <w:rPr>
          <w:rFonts w:eastAsiaTheme="minorEastAsia"/>
          <w:color w:val="000000" w:themeColor="text1"/>
        </w:rPr>
        <w:t xml:space="preserve"> from equation 11, </w:t>
      </w:r>
      <w:r w:rsidR="009A3827">
        <w:rPr>
          <w:rFonts w:eastAsiaTheme="minorEastAsia"/>
          <w:color w:val="000000" w:themeColor="text1"/>
        </w:rPr>
        <w:t xml:space="preserve">the following transformation for </w:t>
      </w:r>
      <m:oMath>
        <m:r>
          <w:rPr>
            <w:rFonts w:ascii="Cambria Math" w:eastAsiaTheme="minorEastAsia" w:hAnsi="Cambria Math"/>
            <w:color w:val="000000" w:themeColor="text1"/>
          </w:rPr>
          <m:t>V</m:t>
        </m:r>
      </m:oMath>
      <w:r w:rsidR="002F6B31">
        <w:rPr>
          <w:rFonts w:eastAsiaTheme="minorEastAsia"/>
          <w:color w:val="000000" w:themeColor="text1"/>
        </w:rPr>
        <w:t xml:space="preserve"> was used</w:t>
      </w:r>
      <w:r w:rsidR="00EE0619">
        <w:rPr>
          <w:rFonts w:eastAsiaTheme="minorEastAsia"/>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8116"/>
        <w:gridCol w:w="628"/>
      </w:tblGrid>
      <w:tr w:rsidR="00BD7B1C" w:rsidRPr="0098252E" w14:paraId="3F226501" w14:textId="77777777" w:rsidTr="00D67062">
        <w:tc>
          <w:tcPr>
            <w:tcW w:w="276" w:type="dxa"/>
            <w:vAlign w:val="center"/>
          </w:tcPr>
          <w:p w14:paraId="72BCF902" w14:textId="77777777" w:rsidR="00BD7B1C" w:rsidRPr="0098252E" w:rsidRDefault="00BD7B1C">
            <w:pPr>
              <w:pStyle w:val="Caption"/>
              <w:jc w:val="center"/>
              <w:rPr>
                <w:rFonts w:ascii="Arial" w:eastAsia="DengXian Light" w:hAnsi="Arial" w:cs="Arial"/>
                <w:i w:val="0"/>
                <w:sz w:val="24"/>
                <w:szCs w:val="24"/>
              </w:rPr>
            </w:pPr>
          </w:p>
        </w:tc>
        <w:tc>
          <w:tcPr>
            <w:tcW w:w="8116" w:type="dxa"/>
            <w:vAlign w:val="center"/>
          </w:tcPr>
          <w:p w14:paraId="56A9BF01" w14:textId="7AB2F785" w:rsidR="00BD7B1C" w:rsidRPr="00B25802" w:rsidRDefault="001C6B25">
            <w:pPr>
              <w:pStyle w:val="Caption"/>
              <w:jc w:val="center"/>
              <w:rPr>
                <w:rFonts w:cstheme="minorHAnsi"/>
                <w:color w:val="000000" w:themeColor="text1"/>
                <w:sz w:val="24"/>
                <w:szCs w:val="24"/>
              </w:rPr>
            </w:pPr>
            <m:oMathPara>
              <m:oMath>
                <m:r>
                  <w:rPr>
                    <w:rFonts w:ascii="Cambria Math" w:hAnsi="Cambria Math" w:cstheme="minorHAnsi"/>
                    <w:color w:val="000000" w:themeColor="text1"/>
                    <w:sz w:val="24"/>
                    <w:szCs w:val="24"/>
                  </w:rPr>
                  <m:t>u</m:t>
                </m:r>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x,τ</m:t>
                    </m:r>
                  </m:e>
                </m:d>
                <m:r>
                  <w:rPr>
                    <w:rFonts w:ascii="Cambria Math" w:hAnsi="Cambria Math" w:cstheme="minorHAnsi"/>
                    <w:color w:val="000000" w:themeColor="text1"/>
                    <w:sz w:val="24"/>
                    <w:szCs w:val="24"/>
                  </w:rPr>
                  <m:t xml:space="preserve">= </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αx+βτ</m:t>
                    </m:r>
                  </m:sup>
                </m:sSup>
                <m:r>
                  <w:rPr>
                    <w:rFonts w:ascii="Cambria Math" w:hAnsi="Cambria Math" w:cstheme="minorHAnsi"/>
                    <w:color w:val="000000" w:themeColor="text1"/>
                    <w:sz w:val="24"/>
                    <w:szCs w:val="24"/>
                  </w:rPr>
                  <m:t>V(S,t)</m:t>
                </m:r>
              </m:oMath>
            </m:oMathPara>
          </w:p>
        </w:tc>
        <w:tc>
          <w:tcPr>
            <w:tcW w:w="628" w:type="dxa"/>
            <w:vAlign w:val="center"/>
          </w:tcPr>
          <w:p w14:paraId="49117E2D" w14:textId="57EB17E5" w:rsidR="00BD7B1C" w:rsidRPr="00CC316A" w:rsidRDefault="00BD7B1C">
            <w:pPr>
              <w:pStyle w:val="Caption"/>
              <w:jc w:val="center"/>
              <w:rPr>
                <w:rFonts w:cstheme="minorHAnsi"/>
                <w:i w:val="0"/>
                <w:iCs w:val="0"/>
                <w:color w:val="000000" w:themeColor="text1"/>
                <w:sz w:val="24"/>
                <w:szCs w:val="24"/>
              </w:rPr>
            </w:pPr>
            <w:r w:rsidRPr="00833A40">
              <w:rPr>
                <w:rFonts w:cstheme="minorHAnsi"/>
                <w:i w:val="0"/>
                <w:iCs w:val="0"/>
                <w:color w:val="000000" w:themeColor="text1"/>
                <w:sz w:val="24"/>
                <w:szCs w:val="24"/>
              </w:rPr>
              <w:t>(</w:t>
            </w:r>
            <w:r w:rsidR="0010178D" w:rsidRPr="0010178D">
              <w:rPr>
                <w:rFonts w:ascii="Cambria Math" w:hAnsi="Cambria Math" w:cstheme="minorHAnsi"/>
                <w:i w:val="0"/>
                <w:iCs w:val="0"/>
                <w:color w:val="000000" w:themeColor="text1"/>
                <w:sz w:val="24"/>
                <w:szCs w:val="24"/>
              </w:rPr>
              <w:t>1</w:t>
            </w:r>
            <w:r w:rsidR="00703E53">
              <w:rPr>
                <w:rFonts w:ascii="Cambria Math" w:hAnsi="Cambria Math" w:cstheme="minorHAnsi"/>
                <w:i w:val="0"/>
                <w:iCs w:val="0"/>
                <w:color w:val="000000" w:themeColor="text1"/>
                <w:sz w:val="24"/>
                <w:szCs w:val="24"/>
              </w:rPr>
              <w:t>1</w:t>
            </w:r>
            <w:r w:rsidRPr="00833A40">
              <w:rPr>
                <w:rFonts w:cstheme="minorHAnsi"/>
                <w:i w:val="0"/>
                <w:iCs w:val="0"/>
                <w:color w:val="000000" w:themeColor="text1"/>
                <w:sz w:val="24"/>
                <w:szCs w:val="24"/>
              </w:rPr>
              <w:t>)</w:t>
            </w:r>
          </w:p>
        </w:tc>
      </w:tr>
      <w:tr w:rsidR="00287BE3" w:rsidRPr="0098252E" w14:paraId="2D5E7A45" w14:textId="77777777" w:rsidTr="00D67062">
        <w:tc>
          <w:tcPr>
            <w:tcW w:w="276" w:type="dxa"/>
            <w:vAlign w:val="center"/>
          </w:tcPr>
          <w:p w14:paraId="68F4F4AB" w14:textId="77777777" w:rsidR="00287BE3" w:rsidRPr="0098252E" w:rsidRDefault="00287BE3" w:rsidP="00D67062">
            <w:pPr>
              <w:pStyle w:val="Caption"/>
              <w:rPr>
                <w:rFonts w:ascii="Arial" w:eastAsia="DengXian Light" w:hAnsi="Arial" w:cs="Arial"/>
                <w:i w:val="0"/>
                <w:sz w:val="24"/>
                <w:szCs w:val="24"/>
              </w:rPr>
            </w:pPr>
          </w:p>
        </w:tc>
        <w:tc>
          <w:tcPr>
            <w:tcW w:w="8116" w:type="dxa"/>
            <w:vAlign w:val="center"/>
          </w:tcPr>
          <w:p w14:paraId="185B31AB" w14:textId="5BBB64DB" w:rsidR="00287BE3" w:rsidRPr="00CC316A" w:rsidRDefault="00000000">
            <w:pPr>
              <w:pStyle w:val="Caption"/>
              <w:jc w:val="center"/>
              <w:rPr>
                <w:rFonts w:cstheme="minorHAnsi"/>
                <w:i w:val="0"/>
                <w:iCs w:val="0"/>
                <w:color w:val="000000" w:themeColor="text1"/>
                <w:sz w:val="24"/>
                <w:szCs w:val="24"/>
              </w:rPr>
            </w:pPr>
            <m:oMathPara>
              <m:oMath>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∂τ</m:t>
                    </m:r>
                  </m:den>
                </m:f>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-αx-βτ</m:t>
                    </m:r>
                  </m:sup>
                </m:sSup>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num>
                  <m:den>
                    <m:r>
                      <w:rPr>
                        <w:rFonts w:ascii="Cambria Math" w:hAnsi="Cambria Math" w:cstheme="minorHAnsi"/>
                        <w:color w:val="000000" w:themeColor="text1"/>
                        <w:sz w:val="24"/>
                        <w:szCs w:val="24"/>
                      </w:rPr>
                      <m:t>∂τ</m:t>
                    </m:r>
                  </m:den>
                </m:f>
                <m:r>
                  <w:rPr>
                    <w:rFonts w:ascii="Cambria Math" w:hAnsi="Cambria Math" w:cstheme="minorHAnsi"/>
                    <w:color w:val="000000" w:themeColor="text1"/>
                    <w:sz w:val="24"/>
                    <w:szCs w:val="24"/>
                  </w:rPr>
                  <m:t>-βu)</m:t>
                </m:r>
              </m:oMath>
            </m:oMathPara>
          </w:p>
        </w:tc>
        <w:tc>
          <w:tcPr>
            <w:tcW w:w="628" w:type="dxa"/>
            <w:vAlign w:val="center"/>
          </w:tcPr>
          <w:p w14:paraId="7D8D3606" w14:textId="1DFB4598" w:rsidR="00287BE3" w:rsidRPr="00CC316A" w:rsidRDefault="00287BE3">
            <w:pPr>
              <w:pStyle w:val="Caption"/>
              <w:jc w:val="center"/>
              <w:rPr>
                <w:rFonts w:cstheme="minorHAnsi"/>
                <w:i w:val="0"/>
                <w:iCs w:val="0"/>
                <w:color w:val="000000" w:themeColor="text1"/>
                <w:sz w:val="24"/>
                <w:szCs w:val="24"/>
              </w:rPr>
            </w:pPr>
            <w:r w:rsidRPr="00833A40">
              <w:rPr>
                <w:rFonts w:cstheme="minorHAnsi"/>
                <w:i w:val="0"/>
                <w:iCs w:val="0"/>
                <w:color w:val="000000" w:themeColor="text1"/>
                <w:sz w:val="24"/>
                <w:szCs w:val="24"/>
              </w:rPr>
              <w:t>(</w:t>
            </w:r>
            <w:r w:rsidR="00842C86" w:rsidRPr="00842C86">
              <w:rPr>
                <w:rFonts w:ascii="Cambria Math" w:hAnsi="Cambria Math" w:cstheme="minorHAnsi"/>
                <w:i w:val="0"/>
                <w:iCs w:val="0"/>
                <w:color w:val="000000" w:themeColor="text1"/>
                <w:sz w:val="24"/>
                <w:szCs w:val="24"/>
              </w:rPr>
              <w:t>1</w:t>
            </w:r>
            <w:r w:rsidR="00703E53">
              <w:rPr>
                <w:rFonts w:ascii="Cambria Math" w:hAnsi="Cambria Math" w:cstheme="minorHAnsi"/>
                <w:i w:val="0"/>
                <w:iCs w:val="0"/>
                <w:color w:val="000000" w:themeColor="text1"/>
                <w:sz w:val="24"/>
                <w:szCs w:val="24"/>
              </w:rPr>
              <w:t>2</w:t>
            </w:r>
            <w:r w:rsidRPr="00833A40">
              <w:rPr>
                <w:rFonts w:cstheme="minorHAnsi"/>
                <w:i w:val="0"/>
                <w:iCs w:val="0"/>
                <w:color w:val="000000" w:themeColor="text1"/>
                <w:sz w:val="24"/>
                <w:szCs w:val="24"/>
              </w:rPr>
              <w:t>)</w:t>
            </w:r>
          </w:p>
        </w:tc>
      </w:tr>
      <w:tr w:rsidR="009B7B4A" w:rsidRPr="0098252E" w14:paraId="400FD529" w14:textId="77777777" w:rsidTr="00D67062">
        <w:tc>
          <w:tcPr>
            <w:tcW w:w="276" w:type="dxa"/>
            <w:vAlign w:val="center"/>
          </w:tcPr>
          <w:p w14:paraId="56368DB7" w14:textId="77777777" w:rsidR="009B7B4A" w:rsidRPr="0098252E" w:rsidRDefault="009B7B4A">
            <w:pPr>
              <w:pStyle w:val="Caption"/>
              <w:jc w:val="center"/>
              <w:rPr>
                <w:rFonts w:ascii="Arial" w:eastAsia="DengXian Light" w:hAnsi="Arial" w:cs="Arial"/>
                <w:i w:val="0"/>
                <w:sz w:val="24"/>
                <w:szCs w:val="24"/>
              </w:rPr>
            </w:pPr>
          </w:p>
        </w:tc>
        <w:tc>
          <w:tcPr>
            <w:tcW w:w="8116" w:type="dxa"/>
            <w:vAlign w:val="center"/>
          </w:tcPr>
          <w:p w14:paraId="05E79760" w14:textId="38DBFFBF" w:rsidR="009B7B4A" w:rsidRPr="00CC316A" w:rsidRDefault="00000000">
            <w:pPr>
              <w:pStyle w:val="Caption"/>
              <w:jc w:val="center"/>
              <w:rPr>
                <w:rFonts w:cstheme="minorHAnsi"/>
                <w:i w:val="0"/>
                <w:iCs w:val="0"/>
                <w:color w:val="000000" w:themeColor="text1"/>
                <w:sz w:val="24"/>
                <w:szCs w:val="24"/>
              </w:rPr>
            </w:pPr>
            <m:oMathPara>
              <m:oMath>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∂x</m:t>
                    </m:r>
                  </m:den>
                </m:f>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-αx-βτ</m:t>
                    </m:r>
                  </m:sup>
                </m:sSup>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num>
                  <m:den>
                    <m:r>
                      <w:rPr>
                        <w:rFonts w:ascii="Cambria Math" w:hAnsi="Cambria Math" w:cstheme="minorHAnsi"/>
                        <w:color w:val="000000" w:themeColor="text1"/>
                        <w:sz w:val="24"/>
                        <w:szCs w:val="24"/>
                      </w:rPr>
                      <m:t>∂x</m:t>
                    </m:r>
                  </m:den>
                </m:f>
                <m:r>
                  <w:rPr>
                    <w:rFonts w:ascii="Cambria Math" w:hAnsi="Cambria Math" w:cstheme="minorHAnsi"/>
                    <w:color w:val="000000" w:themeColor="text1"/>
                    <w:sz w:val="24"/>
                    <w:szCs w:val="24"/>
                  </w:rPr>
                  <m:t>-αu)</m:t>
                </m:r>
              </m:oMath>
            </m:oMathPara>
          </w:p>
        </w:tc>
        <w:tc>
          <w:tcPr>
            <w:tcW w:w="628" w:type="dxa"/>
            <w:vAlign w:val="center"/>
          </w:tcPr>
          <w:p w14:paraId="20A6F4F3" w14:textId="441BA96B" w:rsidR="009B7B4A" w:rsidRPr="00CC316A" w:rsidRDefault="009B7B4A">
            <w:pPr>
              <w:pStyle w:val="Caption"/>
              <w:jc w:val="center"/>
              <w:rPr>
                <w:rFonts w:cstheme="minorHAnsi"/>
                <w:i w:val="0"/>
                <w:iCs w:val="0"/>
                <w:color w:val="000000" w:themeColor="text1"/>
                <w:sz w:val="24"/>
                <w:szCs w:val="24"/>
              </w:rPr>
            </w:pPr>
            <w:r w:rsidRPr="00833A40">
              <w:rPr>
                <w:rFonts w:cstheme="minorHAnsi"/>
                <w:i w:val="0"/>
                <w:iCs w:val="0"/>
                <w:color w:val="000000" w:themeColor="text1"/>
                <w:sz w:val="24"/>
                <w:szCs w:val="24"/>
              </w:rPr>
              <w:t>(</w:t>
            </w:r>
            <w:r w:rsidR="00842C86" w:rsidRPr="00842C86">
              <w:rPr>
                <w:rFonts w:ascii="Cambria Math" w:hAnsi="Cambria Math" w:cstheme="minorHAnsi"/>
                <w:i w:val="0"/>
                <w:iCs w:val="0"/>
                <w:color w:val="000000" w:themeColor="text1"/>
                <w:sz w:val="24"/>
                <w:szCs w:val="24"/>
              </w:rPr>
              <w:t>1</w:t>
            </w:r>
            <w:r w:rsidR="00703E53">
              <w:rPr>
                <w:rFonts w:ascii="Cambria Math" w:hAnsi="Cambria Math" w:cstheme="minorHAnsi"/>
                <w:i w:val="0"/>
                <w:iCs w:val="0"/>
                <w:color w:val="000000" w:themeColor="text1"/>
                <w:sz w:val="24"/>
                <w:szCs w:val="24"/>
              </w:rPr>
              <w:t>3</w:t>
            </w:r>
            <w:r w:rsidRPr="00833A40">
              <w:rPr>
                <w:rFonts w:cstheme="minorHAnsi"/>
                <w:i w:val="0"/>
                <w:iCs w:val="0"/>
                <w:color w:val="000000" w:themeColor="text1"/>
                <w:sz w:val="24"/>
                <w:szCs w:val="24"/>
              </w:rPr>
              <w:t>)</w:t>
            </w:r>
          </w:p>
        </w:tc>
      </w:tr>
      <w:tr w:rsidR="009C4AF0" w:rsidRPr="0098252E" w14:paraId="16316921" w14:textId="77777777" w:rsidTr="00D67062">
        <w:tc>
          <w:tcPr>
            <w:tcW w:w="276" w:type="dxa"/>
            <w:vAlign w:val="center"/>
          </w:tcPr>
          <w:p w14:paraId="354627B4" w14:textId="77777777" w:rsidR="009C4AF0" w:rsidRPr="0098252E" w:rsidRDefault="009C4AF0">
            <w:pPr>
              <w:pStyle w:val="Caption"/>
              <w:jc w:val="center"/>
              <w:rPr>
                <w:rFonts w:ascii="Arial" w:eastAsia="DengXian Light" w:hAnsi="Arial" w:cs="Arial"/>
                <w:i w:val="0"/>
                <w:sz w:val="24"/>
                <w:szCs w:val="24"/>
              </w:rPr>
            </w:pPr>
          </w:p>
        </w:tc>
        <w:tc>
          <w:tcPr>
            <w:tcW w:w="8116" w:type="dxa"/>
            <w:vAlign w:val="center"/>
          </w:tcPr>
          <w:p w14:paraId="5F6DED25" w14:textId="0B4CCC3F" w:rsidR="009C4AF0" w:rsidRPr="00CC316A" w:rsidRDefault="00000000">
            <w:pPr>
              <w:pStyle w:val="Caption"/>
              <w:jc w:val="center"/>
              <w:rPr>
                <w:rFonts w:cstheme="minorHAnsi"/>
                <w:i w:val="0"/>
                <w:iCs w:val="0"/>
                <w:color w:val="000000" w:themeColor="text1"/>
                <w:sz w:val="24"/>
                <w:szCs w:val="24"/>
              </w:rPr>
            </w:pPr>
            <m:oMathPara>
              <m:oMath>
                <m:f>
                  <m:fPr>
                    <m:ctrlPr>
                      <w:rPr>
                        <w:rFonts w:ascii="Cambria Math" w:hAnsi="Cambria Math" w:cstheme="minorHAnsi"/>
                        <w:i w:val="0"/>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-αx-βτ</m:t>
                    </m:r>
                  </m:sup>
                </m:sSup>
                <m:d>
                  <m:dPr>
                    <m:ctrlPr>
                      <w:rPr>
                        <w:rFonts w:ascii="Cambria Math" w:hAnsi="Cambria Math" w:cstheme="minorHAnsi"/>
                        <w:iCs w:val="0"/>
                        <w:color w:val="000000" w:themeColor="text1"/>
                        <w:sz w:val="24"/>
                        <w:szCs w:val="24"/>
                      </w:rPr>
                    </m:ctrlPr>
                  </m:dPr>
                  <m:e>
                    <m:f>
                      <m:fPr>
                        <m:ctrlPr>
                          <w:rPr>
                            <w:rFonts w:ascii="Cambria Math" w:hAnsi="Cambria Math" w:cstheme="minorHAnsi"/>
                            <w:i w:val="0"/>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u</m:t>
                        </m:r>
                      </m:num>
                      <m:den>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-2α</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num>
                      <m:den>
                        <m:r>
                          <w:rPr>
                            <w:rFonts w:ascii="Cambria Math" w:hAnsi="Cambria Math" w:cstheme="minorHAnsi"/>
                            <w:color w:val="000000" w:themeColor="text1"/>
                            <w:sz w:val="24"/>
                            <w:szCs w:val="24"/>
                          </w:rPr>
                          <m:t>∂x</m:t>
                        </m:r>
                      </m:den>
                    </m:f>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α</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u</m:t>
                    </m:r>
                  </m:e>
                </m:d>
              </m:oMath>
            </m:oMathPara>
          </w:p>
        </w:tc>
        <w:tc>
          <w:tcPr>
            <w:tcW w:w="628" w:type="dxa"/>
            <w:vAlign w:val="center"/>
          </w:tcPr>
          <w:p w14:paraId="172F8C98" w14:textId="6634E61F" w:rsidR="009C4AF0" w:rsidRPr="00CC316A" w:rsidRDefault="009C4AF0">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2</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bl>
    <w:p w14:paraId="295D9FB7" w14:textId="5117DA7B" w:rsidR="00287BE3" w:rsidRPr="00833A40" w:rsidRDefault="009C6BB0" w:rsidP="007B42F0">
      <w:pPr>
        <w:spacing w:line="276" w:lineRule="auto"/>
        <w:rPr>
          <w:color w:val="000000" w:themeColor="text1"/>
        </w:rPr>
      </w:pPr>
      <w:r>
        <w:rPr>
          <w:color w:val="000000" w:themeColor="text1"/>
        </w:rPr>
        <w:t>Equations 12</w:t>
      </w:r>
      <w:r w:rsidR="00A906AB">
        <w:rPr>
          <w:color w:val="000000" w:themeColor="text1"/>
        </w:rPr>
        <w:t xml:space="preserve"> to</w:t>
      </w:r>
      <w:r>
        <w:rPr>
          <w:color w:val="000000" w:themeColor="text1"/>
        </w:rPr>
        <w:t xml:space="preserve"> 15 were substituted</w:t>
      </w:r>
      <w:r w:rsidR="00A45ACD" w:rsidRPr="00833A40">
        <w:rPr>
          <w:color w:val="000000" w:themeColor="text1"/>
        </w:rPr>
        <w:t xml:space="preserve"> into eq</w:t>
      </w:r>
      <w:r>
        <w:rPr>
          <w:color w:val="000000" w:themeColor="text1"/>
        </w:rPr>
        <w:t>uatio</w:t>
      </w:r>
      <w:r w:rsidR="00A45ACD" w:rsidRPr="00833A40">
        <w:rPr>
          <w:color w:val="000000" w:themeColor="text1"/>
        </w:rPr>
        <w:t xml:space="preserve">n </w:t>
      </w:r>
      <w:r w:rsidR="001D2BA7">
        <w:rPr>
          <w:color w:val="000000" w:themeColor="text1"/>
        </w:rPr>
        <w:t>11</w:t>
      </w:r>
      <w:r w:rsidR="00A906AB">
        <w:rPr>
          <w:color w:val="000000" w:themeColor="text1"/>
        </w:rPr>
        <w:t xml:space="preserve"> to </w:t>
      </w:r>
      <w:proofErr w:type="gramStart"/>
      <w:r w:rsidR="00A906AB">
        <w:rPr>
          <w:color w:val="000000" w:themeColor="text1"/>
        </w:rPr>
        <w:t>give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8248"/>
        <w:gridCol w:w="495"/>
      </w:tblGrid>
      <w:tr w:rsidR="00A45ACD" w:rsidRPr="0098252E" w14:paraId="3FEFFADA" w14:textId="77777777">
        <w:tc>
          <w:tcPr>
            <w:tcW w:w="279" w:type="dxa"/>
            <w:vAlign w:val="center"/>
          </w:tcPr>
          <w:p w14:paraId="0ECCA16A" w14:textId="77777777" w:rsidR="00A45ACD" w:rsidRPr="0098252E" w:rsidRDefault="00A45ACD">
            <w:pPr>
              <w:pStyle w:val="Caption"/>
              <w:jc w:val="center"/>
              <w:rPr>
                <w:rFonts w:ascii="Arial" w:eastAsia="DengXian Light" w:hAnsi="Arial" w:cs="Arial"/>
                <w:i w:val="0"/>
                <w:sz w:val="24"/>
                <w:szCs w:val="24"/>
              </w:rPr>
            </w:pPr>
          </w:p>
        </w:tc>
        <w:tc>
          <w:tcPr>
            <w:tcW w:w="8497" w:type="dxa"/>
            <w:vAlign w:val="center"/>
          </w:tcPr>
          <w:p w14:paraId="5B592617" w14:textId="4CBA95C9" w:rsidR="00A45ACD" w:rsidRPr="00CC316A" w:rsidRDefault="00000000">
            <w:pPr>
              <w:pStyle w:val="Caption"/>
              <w:jc w:val="center"/>
              <w:rPr>
                <w:rFonts w:cstheme="minorHAnsi"/>
                <w:i w:val="0"/>
                <w:iCs w:val="0"/>
                <w:color w:val="000000" w:themeColor="text1"/>
                <w:sz w:val="24"/>
                <w:szCs w:val="24"/>
              </w:rPr>
            </w:pPr>
            <m:oMathPara>
              <m:oMath>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-αx-βτ</m:t>
                    </m:r>
                  </m:sup>
                </m:sSup>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num>
                      <m:den>
                        <m:r>
                          <w:rPr>
                            <w:rFonts w:ascii="Cambria Math" w:hAnsi="Cambria Math" w:cstheme="minorHAnsi"/>
                            <w:color w:val="000000" w:themeColor="text1"/>
                            <w:sz w:val="24"/>
                            <w:szCs w:val="24"/>
                          </w:rPr>
                          <m:t>∂τ</m:t>
                        </m:r>
                      </m:den>
                    </m:f>
                    <m:r>
                      <w:rPr>
                        <w:rFonts w:ascii="Cambria Math" w:hAnsi="Cambria Math" w:cstheme="minorHAnsi"/>
                        <w:color w:val="000000" w:themeColor="text1"/>
                        <w:sz w:val="24"/>
                        <w:szCs w:val="24"/>
                      </w:rPr>
                      <m:t>+</m:t>
                    </m:r>
                    <m:f>
                      <m:fPr>
                        <m:ctrlPr>
                          <w:rPr>
                            <w:rFonts w:ascii="Cambria Math" w:hAnsi="Cambria Math" w:cstheme="minorHAnsi"/>
                            <w:i w:val="0"/>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u</m:t>
                        </m:r>
                      </m:num>
                      <m:den>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2</m:t>
                            </m:r>
                          </m:sup>
                        </m:sSup>
                      </m:den>
                    </m:f>
                    <m:d>
                      <m:dPr>
                        <m:ctrlPr>
                          <w:rPr>
                            <w:rFonts w:ascii="Cambria Math" w:hAnsi="Cambria Math" w:cstheme="minorHAnsi"/>
                            <w:iCs w:val="0"/>
                            <w:color w:val="000000" w:themeColor="text1"/>
                            <w:sz w:val="24"/>
                            <w:szCs w:val="24"/>
                          </w:rPr>
                        </m:ctrlPr>
                      </m:dPr>
                      <m:e>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e>
                    </m:d>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num>
                      <m:den>
                        <m:r>
                          <w:rPr>
                            <w:rFonts w:ascii="Cambria Math" w:hAnsi="Cambria Math" w:cstheme="minorHAnsi"/>
                            <w:color w:val="000000" w:themeColor="text1"/>
                            <w:sz w:val="24"/>
                            <w:szCs w:val="24"/>
                          </w:rPr>
                          <m:t>∂x</m:t>
                        </m:r>
                      </m:den>
                    </m:f>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α-</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+r</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β+</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α</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α-rα-r</m:t>
                        </m:r>
                      </m:e>
                    </m:d>
                  </m:e>
                </m:d>
                <m:r>
                  <w:rPr>
                    <w:rFonts w:ascii="Cambria Math" w:hAnsi="Cambria Math" w:cstheme="minorHAnsi"/>
                    <w:color w:val="000000" w:themeColor="text1"/>
                    <w:sz w:val="24"/>
                    <w:szCs w:val="24"/>
                  </w:rPr>
                  <m:t>=0</m:t>
                </m:r>
              </m:oMath>
            </m:oMathPara>
          </w:p>
        </w:tc>
        <w:tc>
          <w:tcPr>
            <w:tcW w:w="240" w:type="dxa"/>
            <w:vAlign w:val="center"/>
          </w:tcPr>
          <w:p w14:paraId="06171E3F" w14:textId="7C2D5C89" w:rsidR="00A45ACD" w:rsidRPr="00CC316A" w:rsidRDefault="00A45ACD">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3</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bl>
    <w:p w14:paraId="37BC84A5" w14:textId="4CE82894" w:rsidR="00A45ACD" w:rsidRPr="00833A40" w:rsidRDefault="004F7B46" w:rsidP="007B42F0">
      <w:pPr>
        <w:spacing w:line="276" w:lineRule="auto"/>
        <w:rPr>
          <w:rFonts w:eastAsiaTheme="minorEastAsia" w:cstheme="minorHAnsi"/>
          <w:color w:val="000000" w:themeColor="text1"/>
          <w:lang w:val="en-SG" w:eastAsia="zh-CN"/>
        </w:rPr>
      </w:pPr>
      <w:r w:rsidRPr="00833A40">
        <w:rPr>
          <w:color w:val="000000" w:themeColor="text1"/>
        </w:rPr>
        <w:t xml:space="preserve">To </w:t>
      </w:r>
      <w:r w:rsidR="00833A40">
        <w:rPr>
          <w:color w:val="000000" w:themeColor="text1"/>
        </w:rPr>
        <w:t>obtain</w:t>
      </w:r>
      <w:r w:rsidRPr="00833A40">
        <w:rPr>
          <w:color w:val="000000" w:themeColor="text1"/>
        </w:rPr>
        <w:t xml:space="preserve"> the heat equation, the coefficients of </w:t>
      </w:r>
      <w:r w:rsidR="006362D6" w:rsidRPr="00833A40">
        <w:rPr>
          <w:color w:val="000000" w:themeColor="text1"/>
        </w:rPr>
        <w:t xml:space="preserve">both </w:t>
      </w:r>
      <m:oMath>
        <m:f>
          <m:fPr>
            <m:ctrlPr>
              <w:rPr>
                <w:rFonts w:ascii="Cambria Math" w:eastAsiaTheme="minorEastAsia" w:hAnsi="Cambria Math" w:cstheme="minorHAnsi"/>
                <w:i/>
                <w:color w:val="000000" w:themeColor="text1"/>
                <w:lang w:val="en-SG" w:eastAsia="zh-CN"/>
              </w:rPr>
            </m:ctrlPr>
          </m:fPr>
          <m:num>
            <m:r>
              <m:rPr>
                <m:sty m:val="p"/>
              </m:rPr>
              <w:rPr>
                <w:rFonts w:ascii="Cambria Math" w:hAnsi="Cambria Math" w:cstheme="minorHAnsi"/>
                <w:color w:val="000000" w:themeColor="text1"/>
              </w:rPr>
              <m:t>∂u</m:t>
            </m:r>
          </m:num>
          <m:den>
            <m:r>
              <m:rPr>
                <m:sty m:val="p"/>
              </m:rPr>
              <w:rPr>
                <w:rFonts w:ascii="Cambria Math" w:hAnsi="Cambria Math" w:cstheme="minorHAnsi"/>
                <w:color w:val="000000" w:themeColor="text1"/>
              </w:rPr>
              <m:t>∂x</m:t>
            </m:r>
          </m:den>
        </m:f>
      </m:oMath>
      <w:r w:rsidR="006362D6">
        <w:rPr>
          <w:rFonts w:eastAsiaTheme="minorEastAsia"/>
          <w:color w:val="000000" w:themeColor="text1"/>
          <w:lang w:val="en-SG" w:eastAsia="zh-CN"/>
        </w:rPr>
        <w:t xml:space="preserve"> </w:t>
      </w:r>
      <w:r w:rsidR="006362D6" w:rsidRPr="00833A40">
        <w:rPr>
          <w:rFonts w:eastAsiaTheme="minorEastAsia"/>
          <w:color w:val="000000" w:themeColor="text1"/>
          <w:lang w:val="en-SG" w:eastAsia="zh-CN"/>
        </w:rPr>
        <w:t xml:space="preserve">and </w:t>
      </w:r>
      <w:r w:rsidR="006362D6" w:rsidRPr="00833A40">
        <w:rPr>
          <w:rFonts w:ascii="Cambria Math" w:eastAsiaTheme="minorEastAsia" w:hAnsi="Cambria Math"/>
          <w:i/>
          <w:color w:val="000000" w:themeColor="text1"/>
          <w:lang w:val="en-SG" w:eastAsia="zh-CN"/>
        </w:rPr>
        <w:t xml:space="preserve">u </w:t>
      </w:r>
      <w:r w:rsidR="006362D6" w:rsidRPr="00833A40">
        <w:rPr>
          <w:rFonts w:eastAsiaTheme="minorEastAsia" w:cstheme="minorHAnsi"/>
          <w:color w:val="000000" w:themeColor="text1"/>
          <w:lang w:val="en-SG" w:eastAsia="zh-CN"/>
        </w:rPr>
        <w:t xml:space="preserve">must equal to 0. </w:t>
      </w:r>
      <w:r w:rsidR="00833A40">
        <w:rPr>
          <w:rFonts w:eastAsiaTheme="minorEastAsia" w:cstheme="minorHAnsi"/>
          <w:color w:val="000000" w:themeColor="text1"/>
          <w:lang w:val="en-SG" w:eastAsia="zh-CN"/>
        </w:rPr>
        <w:t>The</w:t>
      </w:r>
      <w:r w:rsidR="006362D6" w:rsidRPr="00833A40">
        <w:rPr>
          <w:rFonts w:eastAsiaTheme="minorEastAsia" w:cstheme="minorHAnsi"/>
          <w:color w:val="000000" w:themeColor="text1"/>
          <w:lang w:val="en-SG" w:eastAsia="zh-CN"/>
        </w:rPr>
        <w:t xml:space="preserve"> constants α and β</w:t>
      </w:r>
      <w:r w:rsidR="00833A40">
        <w:rPr>
          <w:rFonts w:eastAsiaTheme="minorEastAsia" w:cstheme="minorHAnsi"/>
          <w:color w:val="000000" w:themeColor="text1"/>
          <w:lang w:val="en-SG" w:eastAsia="zh-CN"/>
        </w:rPr>
        <w:t xml:space="preserve"> are hence</w:t>
      </w:r>
      <w:r w:rsidR="006362D6" w:rsidRPr="00833A40">
        <w:rPr>
          <w:rFonts w:eastAsiaTheme="minorEastAsia" w:cstheme="minorHAnsi"/>
          <w:color w:val="000000" w:themeColor="text1"/>
          <w:lang w:val="en-SG"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8242"/>
        <w:gridCol w:w="495"/>
        <w:gridCol w:w="6"/>
      </w:tblGrid>
      <w:tr w:rsidR="006362D6" w:rsidRPr="0098252E" w14:paraId="7EDCABD0" w14:textId="77777777">
        <w:trPr>
          <w:gridAfter w:val="1"/>
          <w:wAfter w:w="6" w:type="dxa"/>
        </w:trPr>
        <w:tc>
          <w:tcPr>
            <w:tcW w:w="279" w:type="dxa"/>
            <w:vAlign w:val="center"/>
          </w:tcPr>
          <w:p w14:paraId="580BC31B" w14:textId="77777777" w:rsidR="006362D6" w:rsidRPr="0098252E" w:rsidRDefault="006362D6">
            <w:pPr>
              <w:pStyle w:val="Caption"/>
              <w:jc w:val="center"/>
              <w:rPr>
                <w:rFonts w:ascii="Arial" w:eastAsia="DengXian Light" w:hAnsi="Arial" w:cs="Arial"/>
                <w:i w:val="0"/>
                <w:sz w:val="24"/>
                <w:szCs w:val="24"/>
              </w:rPr>
            </w:pPr>
          </w:p>
        </w:tc>
        <w:tc>
          <w:tcPr>
            <w:tcW w:w="8497" w:type="dxa"/>
            <w:vAlign w:val="center"/>
          </w:tcPr>
          <w:p w14:paraId="5648BF1F" w14:textId="0F54ABE6" w:rsidR="006362D6" w:rsidRPr="00863D86" w:rsidRDefault="000F7BB7">
            <w:pPr>
              <w:pStyle w:val="Caption"/>
              <w:jc w:val="center"/>
              <w:rPr>
                <w:rFonts w:cstheme="minorHAnsi"/>
                <w:color w:val="000000" w:themeColor="text1"/>
                <w:sz w:val="24"/>
                <w:szCs w:val="24"/>
              </w:rPr>
            </w:pPr>
            <m:oMathPara>
              <m:oMath>
                <m:r>
                  <w:rPr>
                    <w:rFonts w:ascii="Cambria Math" w:hAnsi="Cambria Math" w:cstheme="minorHAnsi"/>
                    <w:color w:val="000000" w:themeColor="text1"/>
                    <w:sz w:val="24"/>
                    <w:szCs w:val="24"/>
                  </w:rPr>
                  <m:t>α=</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r</m:t>
                    </m:r>
                  </m:num>
                  <m:den>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oMath>
            </m:oMathPara>
          </w:p>
        </w:tc>
        <w:tc>
          <w:tcPr>
            <w:tcW w:w="240" w:type="dxa"/>
            <w:vAlign w:val="center"/>
          </w:tcPr>
          <w:p w14:paraId="3FD8E52C" w14:textId="57C98CA7" w:rsidR="006362D6" w:rsidRPr="00CC316A" w:rsidRDefault="006362D6">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4</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r w:rsidR="00863D86" w:rsidRPr="0098252E" w14:paraId="6A96AEDC" w14:textId="77777777">
        <w:tc>
          <w:tcPr>
            <w:tcW w:w="279" w:type="dxa"/>
            <w:vAlign w:val="center"/>
          </w:tcPr>
          <w:p w14:paraId="161906F8" w14:textId="77777777" w:rsidR="00863D86" w:rsidRPr="0098252E" w:rsidRDefault="00863D86">
            <w:pPr>
              <w:pStyle w:val="Caption"/>
              <w:jc w:val="center"/>
              <w:rPr>
                <w:rFonts w:ascii="Arial" w:eastAsia="DengXian Light" w:hAnsi="Arial" w:cs="Arial"/>
                <w:i w:val="0"/>
                <w:sz w:val="24"/>
                <w:szCs w:val="24"/>
              </w:rPr>
            </w:pPr>
          </w:p>
        </w:tc>
        <w:tc>
          <w:tcPr>
            <w:tcW w:w="8497" w:type="dxa"/>
            <w:vAlign w:val="center"/>
          </w:tcPr>
          <w:p w14:paraId="592D031A" w14:textId="41C20149" w:rsidR="00863D86" w:rsidRPr="00CC316A" w:rsidRDefault="00E710EF">
            <w:pPr>
              <w:pStyle w:val="Caption"/>
              <w:jc w:val="center"/>
              <w:rPr>
                <w:rFonts w:cstheme="minorHAnsi"/>
                <w:i w:val="0"/>
                <w:iCs w:val="0"/>
                <w:color w:val="000000" w:themeColor="text1"/>
                <w:sz w:val="24"/>
                <w:szCs w:val="24"/>
              </w:rPr>
            </w:pPr>
            <m:oMathPara>
              <m:oMath>
                <m:r>
                  <w:rPr>
                    <w:rFonts w:ascii="Cambria Math" w:hAnsi="Cambria Math" w:cstheme="minorHAnsi"/>
                    <w:color w:val="000000" w:themeColor="text1"/>
                    <w:sz w:val="24"/>
                    <w:szCs w:val="24"/>
                  </w:rPr>
                  <m:t>β=</m:t>
                </m:r>
                <m:f>
                  <m:fPr>
                    <m:ctrlPr>
                      <w:rPr>
                        <w:rFonts w:ascii="Cambria Math" w:hAnsi="Cambria Math" w:cstheme="minorHAnsi"/>
                        <w:i w:val="0"/>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r</m:t>
                        </m:r>
                      </m:e>
                      <m:sup>
                        <m:r>
                          <w:rPr>
                            <w:rFonts w:ascii="Cambria Math" w:hAnsi="Cambria Math" w:cstheme="minorHAnsi"/>
                            <w:color w:val="000000" w:themeColor="text1"/>
                            <w:sz w:val="24"/>
                            <w:szCs w:val="24"/>
                          </w:rPr>
                          <m:t>2</m:t>
                        </m:r>
                      </m:sup>
                    </m:sSup>
                  </m:num>
                  <m:den>
                    <m:r>
                      <w:rPr>
                        <w:rFonts w:ascii="Cambria Math" w:hAnsi="Cambria Math" w:cstheme="minorHAnsi"/>
                        <w:color w:val="000000" w:themeColor="text1"/>
                        <w:sz w:val="24"/>
                        <w:szCs w:val="24"/>
                      </w:rPr>
                      <m:t>2</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r</m:t>
                    </m:r>
                  </m:num>
                  <m:den>
                    <m:r>
                      <w:rPr>
                        <w:rFonts w:ascii="Cambria Math" w:hAnsi="Cambria Math" w:cstheme="minorHAnsi"/>
                        <w:color w:val="000000" w:themeColor="text1"/>
                        <w:sz w:val="24"/>
                        <w:szCs w:val="24"/>
                      </w:rPr>
                      <m:t>2</m:t>
                    </m:r>
                  </m:den>
                </m:f>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r</m:t>
                        </m:r>
                      </m:e>
                      <m:sup>
                        <m:r>
                          <w:rPr>
                            <w:rFonts w:ascii="Cambria Math" w:hAnsi="Cambria Math" w:cstheme="minorHAnsi"/>
                            <w:color w:val="000000" w:themeColor="text1"/>
                            <w:sz w:val="24"/>
                            <w:szCs w:val="24"/>
                          </w:rPr>
                          <m:t>2</m:t>
                        </m:r>
                      </m:sup>
                    </m:sSup>
                  </m:num>
                  <m:den>
                    <m:r>
                      <w:rPr>
                        <w:rFonts w:ascii="Cambria Math" w:hAnsi="Cambria Math" w:cstheme="minorHAnsi"/>
                        <w:color w:val="000000" w:themeColor="text1"/>
                        <w:sz w:val="24"/>
                        <w:szCs w:val="24"/>
                      </w:rPr>
                      <m:t>8</m:t>
                    </m:r>
                  </m:den>
                </m:f>
              </m:oMath>
            </m:oMathPara>
          </w:p>
        </w:tc>
        <w:tc>
          <w:tcPr>
            <w:tcW w:w="240" w:type="dxa"/>
            <w:gridSpan w:val="2"/>
            <w:vAlign w:val="center"/>
          </w:tcPr>
          <w:p w14:paraId="2EDCE053" w14:textId="0981DCFB" w:rsidR="00863D86" w:rsidRPr="00CC316A" w:rsidRDefault="00863D86">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5</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bl>
    <w:p w14:paraId="57C9BA16" w14:textId="66B48A9B" w:rsidR="006362D6" w:rsidRPr="00833A40" w:rsidRDefault="000F2F73" w:rsidP="007B42F0">
      <w:pPr>
        <w:spacing w:line="276" w:lineRule="auto"/>
        <w:rPr>
          <w:rFonts w:eastAsiaTheme="minorEastAsia" w:cstheme="minorHAnsi"/>
          <w:color w:val="000000" w:themeColor="text1"/>
          <w:lang w:val="en-SG" w:eastAsia="zh-CN"/>
        </w:rPr>
      </w:pPr>
      <w:r>
        <w:rPr>
          <w:rFonts w:eastAsiaTheme="minorEastAsia" w:cstheme="minorHAnsi"/>
          <w:color w:val="000000" w:themeColor="text1"/>
          <w:lang w:val="en-SG" w:eastAsia="zh-CN"/>
        </w:rPr>
        <w:t>The Black-Scholes equation can thus be expressed in the form of the heat equation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8248"/>
        <w:gridCol w:w="495"/>
      </w:tblGrid>
      <w:tr w:rsidR="00106237" w:rsidRPr="0098252E" w14:paraId="192EA74D" w14:textId="77777777">
        <w:tc>
          <w:tcPr>
            <w:tcW w:w="279" w:type="dxa"/>
            <w:vAlign w:val="center"/>
          </w:tcPr>
          <w:p w14:paraId="792672F0" w14:textId="77777777" w:rsidR="00106237" w:rsidRPr="0098252E" w:rsidRDefault="00106237">
            <w:pPr>
              <w:pStyle w:val="Caption"/>
              <w:jc w:val="center"/>
              <w:rPr>
                <w:rFonts w:ascii="Arial" w:eastAsia="DengXian Light" w:hAnsi="Arial" w:cs="Arial"/>
                <w:i w:val="0"/>
                <w:sz w:val="24"/>
                <w:szCs w:val="24"/>
              </w:rPr>
            </w:pPr>
          </w:p>
        </w:tc>
        <w:tc>
          <w:tcPr>
            <w:tcW w:w="8497" w:type="dxa"/>
            <w:vAlign w:val="center"/>
          </w:tcPr>
          <w:p w14:paraId="531455A0" w14:textId="3722BB96" w:rsidR="00106237" w:rsidRPr="00CC316A" w:rsidRDefault="00000000">
            <w:pPr>
              <w:pStyle w:val="Caption"/>
              <w:jc w:val="center"/>
              <w:rPr>
                <w:rFonts w:cstheme="minorHAnsi"/>
                <w:i w:val="0"/>
                <w:iCs w:val="0"/>
                <w:color w:val="000000" w:themeColor="text1"/>
                <w:sz w:val="24"/>
                <w:szCs w:val="24"/>
              </w:rPr>
            </w:pPr>
            <m:oMathPara>
              <m:oMath>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num>
                  <m:den>
                    <m:r>
                      <w:rPr>
                        <w:rFonts w:ascii="Cambria Math" w:hAnsi="Cambria Math" w:cstheme="minorHAnsi"/>
                        <w:color w:val="000000" w:themeColor="text1"/>
                        <w:sz w:val="24"/>
                        <w:szCs w:val="24"/>
                      </w:rPr>
                      <m:t>∂τ</m:t>
                    </m:r>
                  </m:den>
                </m:f>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num>
                  <m:den>
                    <m:r>
                      <w:rPr>
                        <w:rFonts w:ascii="Cambria Math" w:hAnsi="Cambria Math" w:cstheme="minorHAnsi"/>
                        <w:color w:val="000000" w:themeColor="text1"/>
                        <w:sz w:val="24"/>
                        <w:szCs w:val="24"/>
                      </w:rPr>
                      <m:t>2</m:t>
                    </m:r>
                  </m:den>
                </m:f>
                <m:f>
                  <m:fPr>
                    <m:ctrlPr>
                      <w:rPr>
                        <w:rFonts w:ascii="Cambria Math" w:hAnsi="Cambria Math" w:cstheme="minorHAnsi"/>
                        <w:i w:val="0"/>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u</m:t>
                    </m:r>
                  </m:num>
                  <m:den>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=0</m:t>
                </m:r>
              </m:oMath>
            </m:oMathPara>
          </w:p>
        </w:tc>
        <w:tc>
          <w:tcPr>
            <w:tcW w:w="240" w:type="dxa"/>
            <w:vAlign w:val="center"/>
          </w:tcPr>
          <w:p w14:paraId="4E25BF74" w14:textId="62103711" w:rsidR="00106237" w:rsidRPr="00CC316A" w:rsidRDefault="00106237">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842C86">
              <w:rPr>
                <w:rFonts w:ascii="Cambria Math" w:hAnsi="Cambria Math" w:cstheme="minorHAnsi"/>
                <w:i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842C86">
              <w:rPr>
                <w:rFonts w:ascii="Cambria Math" w:hAnsi="Cambria Math" w:cstheme="minorHAnsi"/>
                <w:i w:val="0"/>
                <w:color w:val="000000" w:themeColor="text1"/>
                <w:sz w:val="24"/>
                <w:szCs w:val="24"/>
              </w:rPr>
              <w:fldChar w:fldCharType="separate"/>
            </w:r>
            <m:oMath>
              <m:r>
                <w:rPr>
                  <w:rFonts w:ascii="Cambria Math" w:hAnsi="Cambria Math" w:cstheme="minorHAnsi"/>
                  <w:noProof/>
                  <w:color w:val="000000" w:themeColor="text1"/>
                  <w:sz w:val="24"/>
                  <w:szCs w:val="24"/>
                </w:rPr>
                <m:t>6</m:t>
              </m:r>
            </m:oMath>
            <w:r w:rsidRPr="00842C86">
              <w:rPr>
                <w:rFonts w:ascii="Cambria Math" w:hAnsi="Cambria Math" w:cstheme="minorHAnsi"/>
                <w:i w:val="0"/>
                <w:color w:val="000000" w:themeColor="text1"/>
                <w:sz w:val="24"/>
                <w:szCs w:val="24"/>
              </w:rPr>
              <w:fldChar w:fldCharType="end"/>
            </w:r>
            <w:r w:rsidRPr="00CC316A">
              <w:rPr>
                <w:rFonts w:cstheme="minorHAnsi"/>
                <w:i w:val="0"/>
                <w:iCs w:val="0"/>
                <w:color w:val="000000" w:themeColor="text1"/>
                <w:sz w:val="24"/>
                <w:szCs w:val="24"/>
              </w:rPr>
              <w:t>)</w:t>
            </w:r>
          </w:p>
        </w:tc>
      </w:tr>
    </w:tbl>
    <w:p w14:paraId="23AE43F1" w14:textId="3D02F412" w:rsidR="003E7B73" w:rsidRPr="00400F4E" w:rsidRDefault="003E7B73" w:rsidP="007B42F0">
      <w:pPr>
        <w:spacing w:line="276" w:lineRule="auto"/>
        <w:rPr>
          <w:color w:val="000000" w:themeColor="text1"/>
        </w:rPr>
      </w:pPr>
      <w:r w:rsidRPr="00833A40">
        <w:rPr>
          <w:color w:val="000000" w:themeColor="text1"/>
        </w:rPr>
        <w:t xml:space="preserve">The transformed equation now has </w:t>
      </w:r>
      <w:r w:rsidR="008C61C9">
        <w:rPr>
          <w:color w:val="000000" w:themeColor="text1"/>
        </w:rPr>
        <w:t xml:space="preserve">the following </w:t>
      </w:r>
      <w:r w:rsidRPr="00833A40">
        <w:rPr>
          <w:color w:val="000000" w:themeColor="text1"/>
        </w:rPr>
        <w:t>boundary conditions</w:t>
      </w:r>
      <w:r w:rsidR="00F25783">
        <w:rPr>
          <w:color w:val="000000" w:themeColor="text1"/>
        </w:rPr>
        <w:t xml:space="preserve"> for </w:t>
      </w:r>
      <m:oMath>
        <m:r>
          <w:rPr>
            <w:rFonts w:ascii="Cambria Math" w:hAnsi="Cambria Math"/>
            <w:color w:val="000000" w:themeColor="text1"/>
          </w:rPr>
          <m:t xml:space="preserve">x∈(-L,L) </m:t>
        </m:r>
      </m:oMath>
      <w:r w:rsidR="009B4173">
        <w:rPr>
          <w:rFonts w:eastAsiaTheme="minorEastAsia"/>
          <w:color w:val="000000" w:themeColor="text1"/>
        </w:rPr>
        <w:t xml:space="preserve">and </w:t>
      </w:r>
      <m:oMath>
        <m:r>
          <w:rPr>
            <w:rFonts w:ascii="Cambria Math" w:eastAsiaTheme="minorEastAsia" w:hAnsi="Cambria Math"/>
            <w:color w:val="000000" w:themeColor="text1"/>
          </w:rPr>
          <m:t>τ∈(0,T)</m:t>
        </m:r>
      </m:oMath>
      <w:r w:rsidR="00497707">
        <w:rPr>
          <w:rFonts w:eastAsiaTheme="minorEastAsia"/>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8242"/>
        <w:gridCol w:w="495"/>
        <w:gridCol w:w="6"/>
      </w:tblGrid>
      <w:tr w:rsidR="003E7B73" w:rsidRPr="0098252E" w14:paraId="423AC4A2" w14:textId="77777777">
        <w:trPr>
          <w:gridAfter w:val="1"/>
          <w:wAfter w:w="6" w:type="dxa"/>
        </w:trPr>
        <w:tc>
          <w:tcPr>
            <w:tcW w:w="279" w:type="dxa"/>
            <w:vAlign w:val="center"/>
          </w:tcPr>
          <w:p w14:paraId="32665DA5" w14:textId="77777777" w:rsidR="003E7B73" w:rsidRPr="0098252E" w:rsidRDefault="003E7B73">
            <w:pPr>
              <w:pStyle w:val="Caption"/>
              <w:jc w:val="center"/>
              <w:rPr>
                <w:rFonts w:ascii="Arial" w:eastAsia="DengXian Light" w:hAnsi="Arial" w:cs="Arial"/>
                <w:i w:val="0"/>
                <w:sz w:val="24"/>
                <w:szCs w:val="24"/>
              </w:rPr>
            </w:pPr>
          </w:p>
        </w:tc>
        <w:tc>
          <w:tcPr>
            <w:tcW w:w="8497" w:type="dxa"/>
            <w:vAlign w:val="center"/>
          </w:tcPr>
          <w:p w14:paraId="1C235152" w14:textId="38EA8E42" w:rsidR="003E7B73" w:rsidRPr="00D87195" w:rsidRDefault="00F25783">
            <w:pPr>
              <w:pStyle w:val="Caption"/>
              <w:jc w:val="center"/>
              <w:rPr>
                <w:rFonts w:cstheme="minorHAnsi"/>
                <w:color w:val="000000" w:themeColor="text1"/>
                <w:sz w:val="24"/>
                <w:szCs w:val="24"/>
              </w:rPr>
            </w:pPr>
            <m:oMathPara>
              <m:oMath>
                <m:r>
                  <w:rPr>
                    <w:rFonts w:ascii="Cambria Math" w:hAnsi="Cambria Math" w:cstheme="minorHAnsi"/>
                    <w:color w:val="000000" w:themeColor="text1"/>
                    <w:sz w:val="24"/>
                    <w:szCs w:val="24"/>
                  </w:rPr>
                  <m:t>u(-L,τ)=0</m:t>
                </m:r>
              </m:oMath>
            </m:oMathPara>
          </w:p>
        </w:tc>
        <w:tc>
          <w:tcPr>
            <w:tcW w:w="240" w:type="dxa"/>
            <w:vAlign w:val="center"/>
          </w:tcPr>
          <w:p w14:paraId="11F36A1E" w14:textId="4493B227" w:rsidR="003E7B73" w:rsidRPr="00CC316A" w:rsidRDefault="003E7B73">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7</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r w:rsidR="003E7B73" w:rsidRPr="0098252E" w14:paraId="65652552" w14:textId="77777777">
        <w:trPr>
          <w:gridAfter w:val="1"/>
          <w:wAfter w:w="6" w:type="dxa"/>
        </w:trPr>
        <w:tc>
          <w:tcPr>
            <w:tcW w:w="279" w:type="dxa"/>
            <w:vAlign w:val="center"/>
          </w:tcPr>
          <w:p w14:paraId="6DF30AD8" w14:textId="77777777" w:rsidR="003E7B73" w:rsidRPr="0098252E" w:rsidRDefault="003E7B73">
            <w:pPr>
              <w:pStyle w:val="Caption"/>
              <w:jc w:val="center"/>
              <w:rPr>
                <w:rFonts w:ascii="Arial" w:eastAsia="DengXian Light" w:hAnsi="Arial" w:cs="Arial"/>
                <w:i w:val="0"/>
                <w:sz w:val="24"/>
                <w:szCs w:val="24"/>
              </w:rPr>
            </w:pPr>
          </w:p>
        </w:tc>
        <w:tc>
          <w:tcPr>
            <w:tcW w:w="8497" w:type="dxa"/>
            <w:vAlign w:val="center"/>
          </w:tcPr>
          <w:p w14:paraId="1FF3FFA0" w14:textId="5E81E5D0" w:rsidR="003E7B73" w:rsidRPr="00D87195" w:rsidRDefault="000F7BB7">
            <w:pPr>
              <w:pStyle w:val="Caption"/>
              <w:jc w:val="center"/>
              <w:rPr>
                <w:rFonts w:cstheme="minorHAnsi"/>
                <w:color w:val="000000" w:themeColor="text1"/>
                <w:sz w:val="24"/>
                <w:szCs w:val="24"/>
              </w:rPr>
            </w:pPr>
            <m:oMathPara>
              <m:oMath>
                <m:r>
                  <w:rPr>
                    <w:rFonts w:ascii="Cambria Math" w:hAnsi="Cambria Math" w:cstheme="minorHAnsi"/>
                    <w:color w:val="000000" w:themeColor="text1"/>
                    <w:sz w:val="24"/>
                    <w:szCs w:val="24"/>
                  </w:rPr>
                  <m:t>u</m:t>
                </m:r>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L, τ</m:t>
                    </m:r>
                  </m:e>
                </m:d>
                <m:r>
                  <w:rPr>
                    <w:rFonts w:ascii="Cambria Math" w:hAnsi="Cambria Math" w:cstheme="minorHAnsi"/>
                    <w:color w:val="000000" w:themeColor="text1"/>
                    <w:sz w:val="24"/>
                    <w:szCs w:val="24"/>
                  </w:rPr>
                  <m:t>=</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αL+βτ</m:t>
                    </m:r>
                  </m:sup>
                </m:sSup>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K</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L</m:t>
                        </m:r>
                      </m:sup>
                    </m:sSup>
                    <m:r>
                      <w:rPr>
                        <w:rFonts w:ascii="Cambria Math" w:hAnsi="Cambria Math" w:cstheme="minorHAnsi"/>
                        <w:color w:val="000000" w:themeColor="text1"/>
                        <w:sz w:val="24"/>
                        <w:szCs w:val="24"/>
                      </w:rPr>
                      <m:t>-K</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-rτ</m:t>
                        </m:r>
                      </m:sup>
                    </m:sSup>
                  </m:e>
                </m:d>
              </m:oMath>
            </m:oMathPara>
          </w:p>
        </w:tc>
        <w:tc>
          <w:tcPr>
            <w:tcW w:w="240" w:type="dxa"/>
            <w:vAlign w:val="center"/>
          </w:tcPr>
          <w:p w14:paraId="6EA25A0A" w14:textId="7D3FEFB6" w:rsidR="003E7B73" w:rsidRPr="00CC316A" w:rsidRDefault="003E7B73">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8</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r w:rsidR="008A58D5" w:rsidRPr="0098252E" w14:paraId="54CDAFA5" w14:textId="77777777">
        <w:tc>
          <w:tcPr>
            <w:tcW w:w="279" w:type="dxa"/>
            <w:vAlign w:val="center"/>
          </w:tcPr>
          <w:p w14:paraId="235C513B" w14:textId="77777777" w:rsidR="008A58D5" w:rsidRPr="0098252E" w:rsidRDefault="008A58D5">
            <w:pPr>
              <w:pStyle w:val="Caption"/>
              <w:jc w:val="center"/>
              <w:rPr>
                <w:rFonts w:ascii="Arial" w:eastAsia="DengXian Light" w:hAnsi="Arial" w:cs="Arial"/>
                <w:i w:val="0"/>
                <w:sz w:val="24"/>
                <w:szCs w:val="24"/>
              </w:rPr>
            </w:pPr>
          </w:p>
        </w:tc>
        <w:tc>
          <w:tcPr>
            <w:tcW w:w="8497" w:type="dxa"/>
            <w:vAlign w:val="center"/>
          </w:tcPr>
          <w:p w14:paraId="27A4FEE1" w14:textId="653BE691" w:rsidR="008A58D5" w:rsidRPr="00D87195" w:rsidRDefault="000F7BB7">
            <w:pPr>
              <w:pStyle w:val="Caption"/>
              <w:jc w:val="center"/>
              <w:rPr>
                <w:rFonts w:cstheme="minorHAnsi"/>
                <w:color w:val="000000" w:themeColor="text1"/>
                <w:sz w:val="24"/>
                <w:szCs w:val="24"/>
              </w:rPr>
            </w:pPr>
            <m:oMathPara>
              <m:oMath>
                <m:r>
                  <w:rPr>
                    <w:rFonts w:ascii="Cambria Math" w:hAnsi="Cambria Math" w:cstheme="minorHAnsi"/>
                    <w:color w:val="000000" w:themeColor="text1"/>
                    <w:sz w:val="24"/>
                    <w:szCs w:val="24"/>
                  </w:rPr>
                  <m:t>u</m:t>
                </m:r>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x,0</m:t>
                    </m:r>
                  </m:e>
                </m:d>
                <m:r>
                  <w:rPr>
                    <w:rFonts w:ascii="Cambria Math" w:hAnsi="Cambria Math" w:cstheme="minorHAnsi"/>
                    <w:color w:val="000000" w:themeColor="text1"/>
                    <w:sz w:val="24"/>
                    <w:szCs w:val="24"/>
                  </w:rPr>
                  <m:t>=</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αx</m:t>
                    </m:r>
                  </m:sup>
                </m:sSup>
                <m:r>
                  <w:rPr>
                    <w:rFonts w:ascii="Cambria Math" w:hAnsi="Cambria Math" w:cstheme="minorHAnsi"/>
                    <w:color w:val="000000" w:themeColor="text1"/>
                    <w:sz w:val="24"/>
                    <w:szCs w:val="24"/>
                  </w:rPr>
                  <m:t>*max⁡{K</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e</m:t>
                    </m:r>
                  </m:e>
                  <m:sup>
                    <m:r>
                      <w:rPr>
                        <w:rFonts w:ascii="Cambria Math" w:hAnsi="Cambria Math" w:cstheme="minorHAnsi"/>
                        <w:color w:val="000000" w:themeColor="text1"/>
                        <w:sz w:val="24"/>
                        <w:szCs w:val="24"/>
                      </w:rPr>
                      <m:t>x</m:t>
                    </m:r>
                  </m:sup>
                </m:sSup>
                <m:r>
                  <w:rPr>
                    <w:rFonts w:ascii="Cambria Math" w:hAnsi="Cambria Math" w:cstheme="minorHAnsi"/>
                    <w:color w:val="000000" w:themeColor="text1"/>
                    <w:sz w:val="24"/>
                    <w:szCs w:val="24"/>
                  </w:rPr>
                  <m:t>-K,0}</m:t>
                </m:r>
              </m:oMath>
            </m:oMathPara>
          </w:p>
        </w:tc>
        <w:tc>
          <w:tcPr>
            <w:tcW w:w="240" w:type="dxa"/>
            <w:gridSpan w:val="2"/>
            <w:vAlign w:val="center"/>
          </w:tcPr>
          <w:p w14:paraId="7FD2CB49" w14:textId="79E6560B" w:rsidR="008A58D5" w:rsidRPr="00CC316A" w:rsidRDefault="008A58D5">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9</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bl>
    <w:p w14:paraId="24981DDE" w14:textId="3CF98F34" w:rsidR="00D87195" w:rsidRPr="00833A40" w:rsidRDefault="00BF41AE" w:rsidP="00D87195">
      <w:pPr>
        <w:spacing w:line="276" w:lineRule="auto"/>
        <w:rPr>
          <w:color w:val="000000" w:themeColor="text1"/>
        </w:rPr>
      </w:pPr>
      <w:r w:rsidRPr="00833A40">
        <w:rPr>
          <w:color w:val="000000" w:themeColor="text1"/>
        </w:rPr>
        <w:t>C</w:t>
      </w:r>
      <w:r w:rsidR="00971A38" w:rsidRPr="00833A40">
        <w:rPr>
          <w:color w:val="000000" w:themeColor="text1"/>
        </w:rPr>
        <w:t>entral dif</w:t>
      </w:r>
      <w:r w:rsidRPr="00833A40">
        <w:rPr>
          <w:color w:val="000000" w:themeColor="text1"/>
        </w:rPr>
        <w:t>ference and forward difference approximation</w:t>
      </w:r>
      <w:r w:rsidR="000460E7">
        <w:rPr>
          <w:color w:val="000000" w:themeColor="text1"/>
        </w:rPr>
        <w:t>s</w:t>
      </w:r>
      <w:r w:rsidRPr="00833A40">
        <w:rPr>
          <w:color w:val="000000" w:themeColor="text1"/>
        </w:rPr>
        <w:t xml:space="preserve"> w used in stock price and time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112"/>
        <w:gridCol w:w="628"/>
        <w:gridCol w:w="6"/>
      </w:tblGrid>
      <w:tr w:rsidR="00D87195" w:rsidRPr="0098252E" w14:paraId="11F0A285" w14:textId="77777777" w:rsidTr="00A41669">
        <w:trPr>
          <w:gridAfter w:val="1"/>
          <w:wAfter w:w="6" w:type="dxa"/>
        </w:trPr>
        <w:tc>
          <w:tcPr>
            <w:tcW w:w="276" w:type="dxa"/>
            <w:vAlign w:val="center"/>
          </w:tcPr>
          <w:p w14:paraId="7ABE8192" w14:textId="77777777" w:rsidR="00D87195" w:rsidRPr="0098252E" w:rsidRDefault="00D87195">
            <w:pPr>
              <w:pStyle w:val="Caption"/>
              <w:jc w:val="center"/>
              <w:rPr>
                <w:rFonts w:ascii="Arial" w:eastAsia="DengXian Light" w:hAnsi="Arial" w:cs="Arial"/>
                <w:i w:val="0"/>
                <w:sz w:val="24"/>
                <w:szCs w:val="24"/>
              </w:rPr>
            </w:pPr>
          </w:p>
        </w:tc>
        <w:tc>
          <w:tcPr>
            <w:tcW w:w="8243" w:type="dxa"/>
            <w:vAlign w:val="center"/>
          </w:tcPr>
          <w:p w14:paraId="797DB985" w14:textId="1273B7B1" w:rsidR="00D87195" w:rsidRPr="00CC316A" w:rsidRDefault="00000000">
            <w:pPr>
              <w:pStyle w:val="Caption"/>
              <w:jc w:val="center"/>
              <w:rPr>
                <w:rFonts w:cstheme="minorHAnsi"/>
                <w:i w:val="0"/>
                <w:iCs w:val="0"/>
                <w:color w:val="000000" w:themeColor="text1"/>
                <w:sz w:val="24"/>
                <w:szCs w:val="24"/>
              </w:rPr>
            </w:pPr>
            <m:oMathPara>
              <m:oMath>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∂u</m:t>
                    </m:r>
                  </m:num>
                  <m:den>
                    <m:r>
                      <w:rPr>
                        <w:rFonts w:ascii="Cambria Math" w:hAnsi="Cambria Math" w:cstheme="minorHAnsi"/>
                        <w:color w:val="000000" w:themeColor="text1"/>
                        <w:sz w:val="24"/>
                        <w:szCs w:val="24"/>
                      </w:rPr>
                      <m:t>∂τ</m:t>
                    </m:r>
                  </m:den>
                </m:f>
                <m:r>
                  <w:rPr>
                    <w:rFonts w:ascii="Cambria Math" w:hAnsi="Cambria Math" w:cstheme="minorHAnsi"/>
                    <w:color w:val="000000" w:themeColor="text1"/>
                    <w:sz w:val="24"/>
                    <w:szCs w:val="24"/>
                  </w:rPr>
                  <m:t xml:space="preserve">= </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x,τ+k</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m:t>
                        </m:r>
                      </m:e>
                    </m:d>
                  </m:num>
                  <m:den>
                    <m:r>
                      <w:rPr>
                        <w:rFonts w:ascii="Cambria Math" w:hAnsi="Cambria Math" w:cstheme="minorHAnsi"/>
                        <w:color w:val="000000" w:themeColor="text1"/>
                        <w:sz w:val="24"/>
                        <w:szCs w:val="24"/>
                      </w:rPr>
                      <m:t>k</m:t>
                    </m:r>
                  </m:den>
                </m:f>
              </m:oMath>
            </m:oMathPara>
          </w:p>
        </w:tc>
        <w:tc>
          <w:tcPr>
            <w:tcW w:w="495" w:type="dxa"/>
            <w:vAlign w:val="center"/>
          </w:tcPr>
          <w:p w14:paraId="67430A57" w14:textId="0A12847E" w:rsidR="00D87195" w:rsidRPr="00CC316A" w:rsidRDefault="00D87195">
            <w:pPr>
              <w:pStyle w:val="Caption"/>
              <w:jc w:val="center"/>
              <w:rPr>
                <w:rFonts w:cstheme="minorHAnsi"/>
                <w:i w:val="0"/>
                <w:iCs w:val="0"/>
                <w:color w:val="000000" w:themeColor="text1"/>
                <w:sz w:val="24"/>
                <w:szCs w:val="24"/>
              </w:rPr>
            </w:pPr>
            <w:r w:rsidRPr="00833A40">
              <w:rPr>
                <w:rFonts w:cstheme="minorHAnsi"/>
                <w:i w:val="0"/>
                <w:iCs w:val="0"/>
                <w:color w:val="000000" w:themeColor="text1"/>
                <w:sz w:val="24"/>
                <w:szCs w:val="24"/>
              </w:rPr>
              <w:t>(</w:t>
            </w:r>
            <w:r w:rsidR="00842C86" w:rsidRPr="00842C86">
              <w:rPr>
                <w:rFonts w:ascii="Cambria Math" w:hAnsi="Cambria Math" w:cstheme="minorHAnsi"/>
                <w:i w:val="0"/>
                <w:iCs w:val="0"/>
                <w:color w:val="000000" w:themeColor="text1"/>
                <w:sz w:val="24"/>
                <w:szCs w:val="24"/>
              </w:rPr>
              <w:t>2</w:t>
            </w:r>
            <w:r w:rsidR="000F79E3">
              <w:rPr>
                <w:rFonts w:ascii="Cambria Math" w:hAnsi="Cambria Math" w:cstheme="minorHAnsi"/>
                <w:i w:val="0"/>
                <w:iCs w:val="0"/>
                <w:color w:val="000000" w:themeColor="text1"/>
                <w:sz w:val="24"/>
                <w:szCs w:val="24"/>
              </w:rPr>
              <w:t>2</w:t>
            </w:r>
            <w:r w:rsidRPr="00833A40">
              <w:rPr>
                <w:rFonts w:cstheme="minorHAnsi"/>
                <w:i w:val="0"/>
                <w:iCs w:val="0"/>
                <w:color w:val="000000" w:themeColor="text1"/>
                <w:sz w:val="24"/>
                <w:szCs w:val="24"/>
              </w:rPr>
              <w:t>)</w:t>
            </w:r>
          </w:p>
        </w:tc>
      </w:tr>
      <w:tr w:rsidR="00D87195" w:rsidRPr="0098252E" w14:paraId="49A73A9F" w14:textId="77777777" w:rsidTr="00A41669">
        <w:tc>
          <w:tcPr>
            <w:tcW w:w="276" w:type="dxa"/>
            <w:vAlign w:val="center"/>
          </w:tcPr>
          <w:p w14:paraId="7B809F50" w14:textId="77777777" w:rsidR="00D87195" w:rsidRPr="0098252E" w:rsidRDefault="00D87195">
            <w:pPr>
              <w:pStyle w:val="Caption"/>
              <w:jc w:val="center"/>
              <w:rPr>
                <w:rFonts w:ascii="Arial" w:eastAsia="DengXian Light" w:hAnsi="Arial" w:cs="Arial"/>
                <w:i w:val="0"/>
                <w:sz w:val="24"/>
                <w:szCs w:val="24"/>
              </w:rPr>
            </w:pPr>
          </w:p>
        </w:tc>
        <w:tc>
          <w:tcPr>
            <w:tcW w:w="8243" w:type="dxa"/>
            <w:vAlign w:val="center"/>
          </w:tcPr>
          <w:p w14:paraId="106CCC2F" w14:textId="5F75179D" w:rsidR="00D87195" w:rsidRPr="00CC316A" w:rsidRDefault="00000000">
            <w:pPr>
              <w:pStyle w:val="Caption"/>
              <w:jc w:val="center"/>
              <w:rPr>
                <w:rFonts w:cstheme="minorHAnsi"/>
                <w:i w:val="0"/>
                <w:iCs w:val="0"/>
                <w:color w:val="000000" w:themeColor="text1"/>
                <w:sz w:val="24"/>
                <w:szCs w:val="24"/>
              </w:rPr>
            </w:pPr>
            <m:oMathPara>
              <m:oMath>
                <m:f>
                  <m:fPr>
                    <m:ctrlPr>
                      <w:rPr>
                        <w:rFonts w:ascii="Cambria Math" w:hAnsi="Cambria Math" w:cstheme="minorHAnsi"/>
                        <w:i w:val="0"/>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u</m:t>
                    </m:r>
                  </m:num>
                  <m:den>
                    <m:r>
                      <w:rPr>
                        <w:rFonts w:ascii="Cambria Math" w:hAnsi="Cambria Math" w:cstheme="minorHAnsi"/>
                        <w:color w:val="000000" w:themeColor="text1"/>
                        <w:sz w:val="24"/>
                        <w:szCs w:val="24"/>
                      </w:rPr>
                      <m:t>∂</m:t>
                    </m:r>
                    <m:sSup>
                      <m:sSupPr>
                        <m:ctrlPr>
                          <w:rPr>
                            <w:rFonts w:ascii="Cambria Math" w:hAnsi="Cambria Math" w:cstheme="minorHAnsi"/>
                            <w:i w:val="0"/>
                            <w:iCs w:val="0"/>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r>
                      <w:rPr>
                        <w:rFonts w:ascii="Cambria Math" w:hAnsi="Cambria Math" w:cstheme="minorHAnsi"/>
                        <w:color w:val="000000" w:themeColor="text1"/>
                        <w:sz w:val="24"/>
                        <w:szCs w:val="24"/>
                      </w:rPr>
                      <m:t>-2u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num>
                  <m:den>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den>
                </m:f>
              </m:oMath>
            </m:oMathPara>
          </w:p>
        </w:tc>
        <w:tc>
          <w:tcPr>
            <w:tcW w:w="501" w:type="dxa"/>
            <w:gridSpan w:val="2"/>
            <w:vAlign w:val="center"/>
          </w:tcPr>
          <w:p w14:paraId="38E1CDF6" w14:textId="37013E88" w:rsidR="00D87195" w:rsidRPr="00CC316A" w:rsidRDefault="00D87195">
            <w:pPr>
              <w:pStyle w:val="Caption"/>
              <w:jc w:val="center"/>
              <w:rPr>
                <w:rFonts w:cstheme="minorHAnsi"/>
                <w:i w:val="0"/>
                <w:iCs w:val="0"/>
                <w:color w:val="000000" w:themeColor="text1"/>
                <w:sz w:val="24"/>
                <w:szCs w:val="24"/>
              </w:rPr>
            </w:pPr>
            <w:r w:rsidRPr="00833A40">
              <w:rPr>
                <w:rFonts w:cstheme="minorHAnsi"/>
                <w:i w:val="0"/>
                <w:iCs w:val="0"/>
                <w:color w:val="000000" w:themeColor="text1"/>
                <w:sz w:val="24"/>
                <w:szCs w:val="24"/>
              </w:rPr>
              <w:t>(</w:t>
            </w:r>
            <w:r w:rsidR="00842C86" w:rsidRPr="00842C86">
              <w:rPr>
                <w:rFonts w:ascii="Cambria Math" w:hAnsi="Cambria Math" w:cstheme="minorHAnsi"/>
                <w:i w:val="0"/>
                <w:iCs w:val="0"/>
                <w:color w:val="000000" w:themeColor="text1"/>
                <w:sz w:val="24"/>
                <w:szCs w:val="24"/>
              </w:rPr>
              <w:t>2</w:t>
            </w:r>
            <w:r w:rsidR="000F79E3">
              <w:rPr>
                <w:rFonts w:ascii="Cambria Math" w:hAnsi="Cambria Math" w:cstheme="minorHAnsi"/>
                <w:i w:val="0"/>
                <w:iCs w:val="0"/>
                <w:color w:val="000000" w:themeColor="text1"/>
                <w:sz w:val="24"/>
                <w:szCs w:val="24"/>
              </w:rPr>
              <w:t>3</w:t>
            </w:r>
            <w:r w:rsidRPr="00833A40">
              <w:rPr>
                <w:rFonts w:cstheme="minorHAnsi"/>
                <w:i w:val="0"/>
                <w:iCs w:val="0"/>
                <w:color w:val="000000" w:themeColor="text1"/>
                <w:sz w:val="24"/>
                <w:szCs w:val="24"/>
              </w:rPr>
              <w:t>)</w:t>
            </w:r>
          </w:p>
        </w:tc>
      </w:tr>
    </w:tbl>
    <w:p w14:paraId="2F80C0F3" w14:textId="749ADB31" w:rsidR="00D87195" w:rsidRPr="00833A40" w:rsidRDefault="00D87195" w:rsidP="00D87195">
      <w:pPr>
        <w:spacing w:line="276" w:lineRule="auto"/>
        <w:rPr>
          <w:color w:val="000000" w:themeColor="text1"/>
        </w:rPr>
      </w:pPr>
      <w:r w:rsidRPr="00833A40">
        <w:rPr>
          <w:color w:val="000000" w:themeColor="text1"/>
        </w:rPr>
        <w:t xml:space="preserve">Where </w:t>
      </w:r>
      <m:oMath>
        <m:r>
          <w:rPr>
            <w:rFonts w:ascii="Cambria Math" w:hAnsi="Cambria Math"/>
            <w:color w:val="000000" w:themeColor="text1"/>
          </w:rPr>
          <m:t>k</m:t>
        </m:r>
      </m:oMath>
      <w:r w:rsidRPr="00833A40">
        <w:rPr>
          <w:color w:val="000000" w:themeColor="text1"/>
        </w:rPr>
        <w:t xml:space="preserve"> is the time step and </w:t>
      </w:r>
      <m:oMath>
        <m:r>
          <w:rPr>
            <w:rFonts w:ascii="Cambria Math" w:hAnsi="Cambria Math"/>
            <w:color w:val="000000" w:themeColor="text1"/>
          </w:rPr>
          <m:t>h</m:t>
        </m:r>
      </m:oMath>
      <w:r w:rsidRPr="00833A40">
        <w:rPr>
          <w:color w:val="000000" w:themeColor="text1"/>
        </w:rPr>
        <w:t xml:space="preserve"> is the mesh size in </w:t>
      </w:r>
      <w:r w:rsidR="002B7119" w:rsidRPr="002B7119">
        <w:rPr>
          <w:rFonts w:ascii="Times New Roman" w:hAnsi="Times New Roman" w:cs="Times New Roman"/>
          <w:i/>
          <w:iCs/>
          <w:color w:val="000000" w:themeColor="text1"/>
        </w:rPr>
        <w:t>x</w:t>
      </w:r>
      <w:r w:rsidRPr="00833A40">
        <w:rPr>
          <w:color w:val="000000" w:themeColor="text1"/>
        </w:rPr>
        <w:t>. Substituting these approximations into equation (</w:t>
      </w:r>
      <w:r w:rsidR="001D2BA7">
        <w:rPr>
          <w:color w:val="000000" w:themeColor="text1"/>
        </w:rPr>
        <w:t>19</w:t>
      </w:r>
      <w:r w:rsidRPr="00833A40">
        <w:rPr>
          <w:color w:val="000000" w:themeColor="text1"/>
        </w:rPr>
        <w:t>)</w:t>
      </w:r>
      <w:r w:rsidR="00F55D82">
        <w:rPr>
          <w:color w:val="000000" w:themeColor="text1"/>
        </w:rPr>
        <w:t xml:space="preserve"> allows us to solve the equation explicitly</w:t>
      </w:r>
      <w:r w:rsidRPr="00833A40">
        <w:rPr>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8113"/>
        <w:gridCol w:w="628"/>
        <w:gridCol w:w="6"/>
      </w:tblGrid>
      <w:tr w:rsidR="00D87195" w:rsidRPr="0098252E" w14:paraId="5D19B5EF" w14:textId="77777777">
        <w:trPr>
          <w:gridAfter w:val="1"/>
          <w:wAfter w:w="6" w:type="dxa"/>
        </w:trPr>
        <w:tc>
          <w:tcPr>
            <w:tcW w:w="279" w:type="dxa"/>
            <w:vAlign w:val="center"/>
          </w:tcPr>
          <w:p w14:paraId="79770649" w14:textId="77777777" w:rsidR="00D87195" w:rsidRPr="0098252E" w:rsidRDefault="00D87195">
            <w:pPr>
              <w:pStyle w:val="Caption"/>
              <w:jc w:val="center"/>
              <w:rPr>
                <w:rFonts w:ascii="Arial" w:eastAsia="DengXian Light" w:hAnsi="Arial" w:cs="Arial"/>
                <w:i w:val="0"/>
                <w:sz w:val="24"/>
                <w:szCs w:val="24"/>
              </w:rPr>
            </w:pPr>
          </w:p>
        </w:tc>
        <w:tc>
          <w:tcPr>
            <w:tcW w:w="8497" w:type="dxa"/>
            <w:vAlign w:val="center"/>
          </w:tcPr>
          <w:p w14:paraId="663920D1" w14:textId="1192832C" w:rsidR="00D87195" w:rsidRPr="00CC316A" w:rsidRDefault="00000000">
            <w:pPr>
              <w:pStyle w:val="Caption"/>
              <w:jc w:val="center"/>
              <w:rPr>
                <w:rFonts w:cstheme="minorHAnsi"/>
                <w:i w:val="0"/>
                <w:iCs w:val="0"/>
                <w:color w:val="000000" w:themeColor="text1"/>
                <w:sz w:val="24"/>
                <w:szCs w:val="24"/>
              </w:rPr>
            </w:pPr>
            <m:oMathPara>
              <m:oMath>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x,τ+k</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m:t>
                        </m:r>
                      </m:e>
                    </m:d>
                  </m:num>
                  <m:den>
                    <m:r>
                      <w:rPr>
                        <w:rFonts w:ascii="Cambria Math" w:hAnsi="Cambria Math" w:cstheme="minorHAnsi"/>
                        <w:color w:val="000000" w:themeColor="text1"/>
                        <w:sz w:val="24"/>
                        <w:szCs w:val="24"/>
                      </w:rPr>
                      <m:t>k</m:t>
                    </m:r>
                  </m:den>
                </m:f>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r>
                      <w:rPr>
                        <w:rFonts w:ascii="Cambria Math" w:hAnsi="Cambria Math" w:cstheme="minorHAnsi"/>
                        <w:color w:val="000000" w:themeColor="text1"/>
                        <w:sz w:val="24"/>
                        <w:szCs w:val="24"/>
                      </w:rPr>
                      <m:t>-2u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num>
                  <m:den>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=0</m:t>
                </m:r>
              </m:oMath>
            </m:oMathPara>
          </w:p>
        </w:tc>
        <w:tc>
          <w:tcPr>
            <w:tcW w:w="240" w:type="dxa"/>
            <w:vAlign w:val="center"/>
          </w:tcPr>
          <w:p w14:paraId="38ACED55" w14:textId="39B37099" w:rsidR="00D87195" w:rsidRPr="00CC316A" w:rsidRDefault="00D87195">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10</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r w:rsidR="004D2E57" w:rsidRPr="0098252E" w14:paraId="4DC1D7F0" w14:textId="77777777">
        <w:tc>
          <w:tcPr>
            <w:tcW w:w="279" w:type="dxa"/>
            <w:vAlign w:val="center"/>
          </w:tcPr>
          <w:p w14:paraId="0380DAA1" w14:textId="77777777" w:rsidR="004D2E57" w:rsidRPr="0098252E" w:rsidRDefault="004D2E57">
            <w:pPr>
              <w:pStyle w:val="Caption"/>
              <w:jc w:val="center"/>
              <w:rPr>
                <w:rFonts w:ascii="Arial" w:eastAsia="DengXian Light" w:hAnsi="Arial" w:cs="Arial"/>
                <w:i w:val="0"/>
                <w:sz w:val="24"/>
                <w:szCs w:val="24"/>
              </w:rPr>
            </w:pPr>
          </w:p>
        </w:tc>
        <w:tc>
          <w:tcPr>
            <w:tcW w:w="8497" w:type="dxa"/>
            <w:vAlign w:val="center"/>
          </w:tcPr>
          <w:p w14:paraId="01501029" w14:textId="50DAA348" w:rsidR="004D2E57" w:rsidRPr="00CC316A" w:rsidRDefault="00024AED">
            <w:pPr>
              <w:pStyle w:val="Caption"/>
              <w:jc w:val="center"/>
              <w:rPr>
                <w:rFonts w:cstheme="minorHAnsi"/>
                <w:i w:val="0"/>
                <w:iCs w:val="0"/>
                <w:color w:val="000000" w:themeColor="text1"/>
                <w:sz w:val="24"/>
                <w:szCs w:val="24"/>
              </w:rPr>
            </w:pPr>
            <m:oMathPara>
              <m:oMath>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x,τ+k</m:t>
                    </m:r>
                  </m:e>
                </m:d>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num>
                  <m:den>
                    <m:r>
                      <w:rPr>
                        <w:rFonts w:ascii="Cambria Math" w:hAnsi="Cambria Math" w:cstheme="minorHAnsi"/>
                        <w:color w:val="000000" w:themeColor="text1"/>
                        <w:sz w:val="24"/>
                        <w:szCs w:val="24"/>
                      </w:rPr>
                      <m:t>2</m:t>
                    </m:r>
                  </m:den>
                </m:f>
                <m:r>
                  <w:rPr>
                    <w:rFonts w:ascii="Cambria Math" w:hAnsi="Cambria Math" w:cstheme="minorHAnsi"/>
                    <w:color w:val="000000" w:themeColor="text1"/>
                    <w:sz w:val="24"/>
                    <w:szCs w:val="24"/>
                  </w:rPr>
                  <m:t>k</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num>
                  <m:den>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1-</m:t>
                    </m:r>
                    <m:f>
                      <m:fPr>
                        <m:ctrlPr>
                          <w:rPr>
                            <w:rFonts w:ascii="Cambria Math" w:hAnsi="Cambria Math" w:cstheme="minorHAnsi"/>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num>
                      <m:den>
                        <m:r>
                          <w:rPr>
                            <w:rFonts w:ascii="Cambria Math" w:hAnsi="Cambria Math" w:cstheme="minorHAnsi"/>
                            <w:color w:val="000000" w:themeColor="text1"/>
                            <w:sz w:val="24"/>
                            <w:szCs w:val="24"/>
                          </w:rPr>
                          <m:t>2</m:t>
                        </m:r>
                      </m:den>
                    </m:f>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2k</m:t>
                        </m:r>
                      </m:num>
                      <m:den>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den>
                    </m:f>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m:t>
                    </m:r>
                  </m:e>
                </m:d>
              </m:oMath>
            </m:oMathPara>
          </w:p>
        </w:tc>
        <w:tc>
          <w:tcPr>
            <w:tcW w:w="240" w:type="dxa"/>
            <w:gridSpan w:val="2"/>
            <w:vAlign w:val="center"/>
          </w:tcPr>
          <w:p w14:paraId="778894D0" w14:textId="0F1F9870" w:rsidR="004D2E57" w:rsidRPr="00CC316A" w:rsidRDefault="004D2E57">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11</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bl>
    <w:p w14:paraId="0152BDB0" w14:textId="4381AA05" w:rsidR="00AC5CD0" w:rsidRPr="00F55D82" w:rsidRDefault="00F55D82" w:rsidP="007B42F0">
      <w:pPr>
        <w:spacing w:line="276" w:lineRule="auto"/>
        <w:rPr>
          <w:color w:val="000000" w:themeColor="text1"/>
        </w:rPr>
      </w:pPr>
      <w:r>
        <w:rPr>
          <w:color w:val="000000" w:themeColor="text1"/>
          <w:u w:val="single"/>
        </w:rPr>
        <w:t>Crank-Nicholson Method</w:t>
      </w:r>
    </w:p>
    <w:p w14:paraId="69468D2B" w14:textId="3C7CD8DA" w:rsidR="00AC5CD0" w:rsidRPr="00833A40" w:rsidRDefault="003C6002" w:rsidP="007B42F0">
      <w:pPr>
        <w:spacing w:line="276" w:lineRule="auto"/>
        <w:rPr>
          <w:color w:val="000000" w:themeColor="text1"/>
        </w:rPr>
      </w:pPr>
      <w:r w:rsidRPr="00833A40">
        <w:rPr>
          <w:color w:val="000000" w:themeColor="text1"/>
        </w:rPr>
        <w:t xml:space="preserve">The Crank-Nicholson method </w:t>
      </w:r>
      <w:r w:rsidR="00751E7A">
        <w:rPr>
          <w:color w:val="000000" w:themeColor="text1"/>
        </w:rPr>
        <w:t>wa</w:t>
      </w:r>
      <w:r w:rsidRPr="00833A40">
        <w:rPr>
          <w:color w:val="000000" w:themeColor="text1"/>
        </w:rPr>
        <w:t xml:space="preserve">s used to solve the PDE implicitly. An average of the space quotients </w:t>
      </w:r>
      <w:r w:rsidR="00833A40" w:rsidRPr="00833A40">
        <w:rPr>
          <w:color w:val="000000" w:themeColor="text1"/>
        </w:rPr>
        <w:t xml:space="preserve">is taken </w:t>
      </w:r>
      <w:r w:rsidR="00B10DDD" w:rsidRPr="00833A40">
        <w:rPr>
          <w:color w:val="000000" w:themeColor="text1"/>
        </w:rPr>
        <w:t xml:space="preserve">at </w:t>
      </w:r>
      <w:r w:rsidR="00833A40" w:rsidRPr="00833A40">
        <w:rPr>
          <w:color w:val="000000" w:themeColor="text1"/>
        </w:rPr>
        <w:t>the present and subsequent</w:t>
      </w:r>
      <w:r w:rsidR="00B10DDD" w:rsidRPr="00833A40">
        <w:rPr>
          <w:color w:val="000000" w:themeColor="text1"/>
        </w:rPr>
        <w:t xml:space="preserve"> time steps: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118"/>
        <w:gridCol w:w="628"/>
      </w:tblGrid>
      <w:tr w:rsidR="00B10DDD" w:rsidRPr="0098252E" w14:paraId="124640D7" w14:textId="77777777" w:rsidTr="00DF7484">
        <w:tc>
          <w:tcPr>
            <w:tcW w:w="279" w:type="dxa"/>
            <w:vAlign w:val="center"/>
          </w:tcPr>
          <w:p w14:paraId="597C446B" w14:textId="77777777" w:rsidR="00B10DDD" w:rsidRPr="0098252E" w:rsidRDefault="00B10DDD">
            <w:pPr>
              <w:pStyle w:val="Caption"/>
              <w:jc w:val="center"/>
              <w:rPr>
                <w:rFonts w:ascii="Arial" w:eastAsia="DengXian Light" w:hAnsi="Arial" w:cs="Arial"/>
                <w:i w:val="0"/>
                <w:sz w:val="24"/>
                <w:szCs w:val="24"/>
              </w:rPr>
            </w:pPr>
          </w:p>
        </w:tc>
        <w:tc>
          <w:tcPr>
            <w:tcW w:w="8497" w:type="dxa"/>
            <w:vAlign w:val="center"/>
          </w:tcPr>
          <w:p w14:paraId="0F59B582" w14:textId="42545F82" w:rsidR="00693A35" w:rsidRPr="008F0AE2" w:rsidRDefault="00000000" w:rsidP="002F474F">
            <w:pPr>
              <w:pStyle w:val="Caption"/>
              <w:jc w:val="center"/>
              <w:rPr>
                <w:rFonts w:cstheme="minorHAnsi"/>
                <w:i w:val="0"/>
                <w:color w:val="000000" w:themeColor="text1"/>
                <w:sz w:val="24"/>
                <w:szCs w:val="24"/>
              </w:rPr>
            </w:pPr>
            <m:oMathPara>
              <m:oMathParaPr>
                <m:jc m:val="center"/>
              </m:oMathParaPr>
              <m:oMath>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r>
                      <w:rPr>
                        <w:rFonts w:ascii="Cambria Math" w:hAnsi="Cambria Math" w:cstheme="minorHAnsi"/>
                        <w:color w:val="000000" w:themeColor="text1"/>
                        <w:sz w:val="24"/>
                        <w:szCs w:val="24"/>
                      </w:rPr>
                      <m:t>-2u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num>
                  <m:den>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 xml:space="preserve">= </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den>
                </m:f>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r>
                      <w:rPr>
                        <w:rFonts w:ascii="Cambria Math" w:hAnsi="Cambria Math" w:cstheme="minorHAnsi"/>
                        <w:color w:val="000000" w:themeColor="text1"/>
                        <w:sz w:val="24"/>
                        <w:szCs w:val="24"/>
                      </w:rPr>
                      <m:t>-2u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x+h,τ+k</m:t>
                        </m:r>
                      </m:e>
                    </m:d>
                    <m:r>
                      <w:rPr>
                        <w:rFonts w:ascii="Cambria Math" w:hAnsi="Cambria Math" w:cstheme="minorHAnsi"/>
                        <w:color w:val="000000" w:themeColor="text1"/>
                        <w:sz w:val="24"/>
                        <w:szCs w:val="24"/>
                      </w:rPr>
                      <m:t>-2u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x,τ+k</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x-h,τ+k</m:t>
                        </m:r>
                      </m:e>
                    </m:d>
                    <m:ctrlPr>
                      <w:rPr>
                        <w:rFonts w:ascii="Cambria Math" w:hAnsi="Cambria Math" w:cstheme="minorHAnsi"/>
                        <w:color w:val="000000" w:themeColor="text1"/>
                        <w:sz w:val="24"/>
                        <w:szCs w:val="24"/>
                      </w:rPr>
                    </m:ctrlPr>
                  </m:e>
                </m:d>
              </m:oMath>
            </m:oMathPara>
          </w:p>
        </w:tc>
        <w:tc>
          <w:tcPr>
            <w:tcW w:w="240" w:type="dxa"/>
            <w:vAlign w:val="center"/>
          </w:tcPr>
          <w:p w14:paraId="7F9500A2" w14:textId="1239A58D" w:rsidR="00B10DDD" w:rsidRPr="00CC316A" w:rsidRDefault="00B10DDD">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12</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bl>
    <w:p w14:paraId="162696C2" w14:textId="23C65EDE" w:rsidR="00B10DDD" w:rsidRPr="00833A40" w:rsidRDefault="00804E9A" w:rsidP="007B42F0">
      <w:pPr>
        <w:spacing w:line="276" w:lineRule="auto"/>
        <w:rPr>
          <w:color w:val="000000" w:themeColor="text1"/>
        </w:rPr>
      </w:pPr>
      <w:r w:rsidRPr="00833A40">
        <w:rPr>
          <w:color w:val="000000" w:themeColor="text1"/>
        </w:rPr>
        <w:t xml:space="preserve">Substituting the average </w:t>
      </w:r>
      <w:r w:rsidR="00190299" w:rsidRPr="00833A40">
        <w:rPr>
          <w:color w:val="000000" w:themeColor="text1"/>
        </w:rPr>
        <w:t>in</w:t>
      </w:r>
      <w:r w:rsidR="0016109C" w:rsidRPr="00833A40">
        <w:rPr>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111"/>
        <w:gridCol w:w="628"/>
      </w:tblGrid>
      <w:tr w:rsidR="0016109C" w:rsidRPr="0098252E" w14:paraId="12631A72" w14:textId="77777777" w:rsidTr="005114B7">
        <w:tc>
          <w:tcPr>
            <w:tcW w:w="275" w:type="dxa"/>
            <w:vAlign w:val="center"/>
          </w:tcPr>
          <w:p w14:paraId="44175AB1" w14:textId="77777777" w:rsidR="0016109C" w:rsidRPr="0098252E" w:rsidRDefault="0016109C">
            <w:pPr>
              <w:pStyle w:val="Caption"/>
              <w:jc w:val="center"/>
              <w:rPr>
                <w:rFonts w:ascii="Arial" w:eastAsia="DengXian Light" w:hAnsi="Arial" w:cs="Arial"/>
                <w:i w:val="0"/>
                <w:sz w:val="24"/>
                <w:szCs w:val="24"/>
              </w:rPr>
            </w:pPr>
          </w:p>
        </w:tc>
        <w:tc>
          <w:tcPr>
            <w:tcW w:w="8111" w:type="dxa"/>
            <w:vAlign w:val="center"/>
          </w:tcPr>
          <w:p w14:paraId="4EFF1EF4" w14:textId="6C9A6E18" w:rsidR="0016109C" w:rsidRPr="002F474F" w:rsidRDefault="00000000">
            <w:pPr>
              <w:pStyle w:val="Caption"/>
              <w:jc w:val="center"/>
              <w:rPr>
                <w:rFonts w:cstheme="minorHAnsi"/>
                <w:i w:val="0"/>
                <w:color w:val="000000" w:themeColor="text1"/>
                <w:sz w:val="24"/>
                <w:szCs w:val="24"/>
              </w:rPr>
            </w:pPr>
            <m:oMathPara>
              <m:oMathParaPr>
                <m:jc m:val="center"/>
              </m:oMathParaPr>
              <m:oMath>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x,τ+k</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m:t>
                        </m:r>
                      </m:e>
                    </m:d>
                  </m:num>
                  <m:den>
                    <m:r>
                      <w:rPr>
                        <w:rFonts w:ascii="Cambria Math" w:hAnsi="Cambria Math" w:cstheme="minorHAnsi"/>
                        <w:color w:val="000000" w:themeColor="text1"/>
                        <w:sz w:val="24"/>
                        <w:szCs w:val="24"/>
                      </w:rPr>
                      <m:t>k</m:t>
                    </m:r>
                  </m:den>
                </m:f>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den>
                </m:f>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r>
                      <w:rPr>
                        <w:rFonts w:ascii="Cambria Math" w:hAnsi="Cambria Math" w:cstheme="minorHAnsi"/>
                        <w:color w:val="000000" w:themeColor="text1"/>
                        <w:sz w:val="24"/>
                        <w:szCs w:val="24"/>
                      </w:rPr>
                      <m:t>-2u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x+h,τ+k</m:t>
                        </m:r>
                      </m:e>
                    </m:d>
                    <m:r>
                      <w:rPr>
                        <w:rFonts w:ascii="Cambria Math" w:hAnsi="Cambria Math" w:cstheme="minorHAnsi"/>
                        <w:color w:val="000000" w:themeColor="text1"/>
                        <w:sz w:val="24"/>
                        <w:szCs w:val="24"/>
                      </w:rPr>
                      <m:t>-2u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x,τ+k</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x-h,τ+k</m:t>
                        </m:r>
                      </m:e>
                    </m:d>
                  </m:e>
                </m:d>
                <m:r>
                  <w:rPr>
                    <w:rFonts w:ascii="Cambria Math" w:hAnsi="Cambria Math" w:cstheme="minorHAnsi"/>
                    <w:color w:val="000000" w:themeColor="text1"/>
                    <w:sz w:val="24"/>
                    <w:szCs w:val="24"/>
                  </w:rPr>
                  <m:t xml:space="preserve">=0 </m:t>
                </m:r>
              </m:oMath>
            </m:oMathPara>
          </w:p>
        </w:tc>
        <w:tc>
          <w:tcPr>
            <w:tcW w:w="628" w:type="dxa"/>
            <w:vAlign w:val="center"/>
          </w:tcPr>
          <w:p w14:paraId="2C534AA3" w14:textId="301D4860" w:rsidR="0016109C" w:rsidRPr="00CC316A" w:rsidRDefault="0016109C">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13</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bl>
    <w:p w14:paraId="3CBA9523" w14:textId="320ED5AD" w:rsidR="00AD1B06" w:rsidRDefault="00AD1B06" w:rsidP="005114B7">
      <w:pPr>
        <w:pStyle w:val="Caption"/>
        <w:rPr>
          <w:rFonts w:eastAsia="DengXian Light" w:cstheme="minorHAnsi"/>
          <w:i w:val="0"/>
          <w:color w:val="000000" w:themeColor="text1"/>
          <w:sz w:val="24"/>
          <w:szCs w:val="24"/>
        </w:rPr>
      </w:pPr>
      <w:r>
        <w:rPr>
          <w:rFonts w:eastAsia="DengXian Light" w:cstheme="minorHAnsi"/>
          <w:i w:val="0"/>
          <w:color w:val="000000" w:themeColor="text1"/>
          <w:sz w:val="24"/>
          <w:szCs w:val="24"/>
        </w:rPr>
        <w:t xml:space="preserve">Equation (28) is rearranged to </w:t>
      </w:r>
      <w:r w:rsidR="00B6756F">
        <w:rPr>
          <w:rFonts w:eastAsia="DengXian Light" w:cstheme="minorHAnsi"/>
          <w:i w:val="0"/>
          <w:color w:val="000000" w:themeColor="text1"/>
          <w:sz w:val="24"/>
          <w:szCs w:val="24"/>
        </w:rPr>
        <w:t>have terms of the same time steps on each side: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8116"/>
        <w:gridCol w:w="628"/>
      </w:tblGrid>
      <w:tr w:rsidR="00AD1B06" w:rsidRPr="0098252E" w14:paraId="42B4ADD8" w14:textId="77777777" w:rsidTr="00B6756F">
        <w:trPr>
          <w:jc w:val="center"/>
        </w:trPr>
        <w:tc>
          <w:tcPr>
            <w:tcW w:w="279" w:type="dxa"/>
            <w:vAlign w:val="center"/>
          </w:tcPr>
          <w:p w14:paraId="4B855996" w14:textId="77777777" w:rsidR="00AD1B06" w:rsidRPr="0098252E" w:rsidRDefault="00AD1B06">
            <w:pPr>
              <w:pStyle w:val="Caption"/>
              <w:jc w:val="center"/>
              <w:rPr>
                <w:rFonts w:ascii="Arial" w:eastAsia="DengXian Light" w:hAnsi="Arial" w:cs="Arial"/>
                <w:i w:val="0"/>
                <w:sz w:val="24"/>
                <w:szCs w:val="24"/>
              </w:rPr>
            </w:pPr>
          </w:p>
        </w:tc>
        <w:tc>
          <w:tcPr>
            <w:tcW w:w="8497" w:type="dxa"/>
            <w:vAlign w:val="center"/>
          </w:tcPr>
          <w:p w14:paraId="55CAA50F" w14:textId="4C572219" w:rsidR="00AD1B06" w:rsidRPr="00A1692B" w:rsidRDefault="00000000" w:rsidP="00A1692B">
            <w:pPr>
              <w:pStyle w:val="Caption"/>
              <w:jc w:val="center"/>
              <w:rPr>
                <w:rFonts w:ascii="Arial" w:eastAsia="DengXian Light" w:hAnsi="Arial" w:cs="Arial"/>
                <w:i w:val="0"/>
                <w:iCs w:val="0"/>
                <w:color w:val="000000" w:themeColor="text1"/>
                <w:sz w:val="24"/>
                <w:szCs w:val="24"/>
              </w:rPr>
            </w:pPr>
            <m:oMathPara>
              <m:oMath>
                <m:d>
                  <m:dPr>
                    <m:ctrlPr>
                      <w:rPr>
                        <w:rFonts w:ascii="Cambria Math" w:hAnsi="Cambria Math" w:cstheme="minorHAnsi"/>
                        <w:i w:val="0"/>
                        <w:iCs w:val="0"/>
                        <w:color w:val="000000" w:themeColor="text1"/>
                        <w:sz w:val="24"/>
                        <w:szCs w:val="24"/>
                      </w:rPr>
                    </m:ctrlPr>
                  </m:dPr>
                  <m:e>
                    <m:r>
                      <w:rPr>
                        <w:rFonts w:ascii="Cambria Math" w:hAnsi="Cambria Math" w:cstheme="minorHAnsi"/>
                        <w:color w:val="000000" w:themeColor="text1"/>
                        <w:sz w:val="24"/>
                        <w:szCs w:val="24"/>
                      </w:rPr>
                      <m:t>1+</m:t>
                    </m:r>
                    <m:f>
                      <m:fPr>
                        <m:ctrlPr>
                          <w:rPr>
                            <w:rFonts w:ascii="Cambria Math" w:hAnsi="Cambria Math" w:cstheme="minorHAnsi"/>
                            <w:iCs w:val="0"/>
                            <w:color w:val="000000" w:themeColor="text1"/>
                            <w:sz w:val="24"/>
                            <w:szCs w:val="24"/>
                          </w:rPr>
                        </m:ctrlPr>
                      </m:fPr>
                      <m:num>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num>
                      <m:den>
                        <m:r>
                          <w:rPr>
                            <w:rFonts w:ascii="Cambria Math" w:hAnsi="Cambria Math" w:cstheme="minorHAnsi"/>
                            <w:color w:val="000000" w:themeColor="text1"/>
                            <w:sz w:val="24"/>
                            <w:szCs w:val="24"/>
                          </w:rPr>
                          <m:t>2</m:t>
                        </m:r>
                      </m:den>
                    </m:f>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k</m:t>
                        </m:r>
                      </m:num>
                      <m:den>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 xml:space="preserve"> </m:t>
                    </m:r>
                    <m:ctrlPr>
                      <w:rPr>
                        <w:rFonts w:ascii="Cambria Math" w:hAnsi="Cambria Math" w:cstheme="minorHAnsi"/>
                        <w:iCs w:val="0"/>
                        <w:color w:val="000000" w:themeColor="text1"/>
                        <w:sz w:val="24"/>
                        <w:szCs w:val="24"/>
                      </w:rPr>
                    </m:ctrlP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x,τ+k</m:t>
                    </m:r>
                  </m:e>
                </m:d>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num>
                  <m:den>
                    <m:r>
                      <w:rPr>
                        <w:rFonts w:ascii="Cambria Math" w:hAnsi="Cambria Math" w:cstheme="minorHAnsi"/>
                        <w:color w:val="000000" w:themeColor="text1"/>
                        <w:sz w:val="24"/>
                        <w:szCs w:val="24"/>
                      </w:rPr>
                      <m:t>2</m:t>
                    </m:r>
                  </m:den>
                </m:f>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k</m:t>
                    </m:r>
                  </m:num>
                  <m:den>
                    <m:r>
                      <w:rPr>
                        <w:rFonts w:ascii="Cambria Math" w:hAnsi="Cambria Math" w:cstheme="minorHAnsi"/>
                        <w:color w:val="000000" w:themeColor="text1"/>
                        <w:sz w:val="24"/>
                        <w:szCs w:val="24"/>
                      </w:rPr>
                      <m:t>2</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x+h,τ+k</m:t>
                    </m:r>
                  </m:e>
                </m:d>
                <m:r>
                  <w:rPr>
                    <w:rFonts w:ascii="Cambria Math" w:hAnsi="Cambria Math" w:cstheme="minorHAnsi"/>
                    <w:color w:val="000000" w:themeColor="text1"/>
                    <w:sz w:val="24"/>
                    <w:szCs w:val="24"/>
                  </w:rPr>
                  <m:t>+u(x-h,τ+k)}=</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1-</m:t>
                    </m:r>
                    <m:f>
                      <m:fPr>
                        <m:ctrlPr>
                          <w:rPr>
                            <w:rFonts w:ascii="Cambria Math" w:hAnsi="Cambria Math" w:cstheme="minorHAnsi"/>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num>
                      <m:den>
                        <m:r>
                          <w:rPr>
                            <w:rFonts w:ascii="Cambria Math" w:hAnsi="Cambria Math" w:cstheme="minorHAnsi"/>
                            <w:color w:val="000000" w:themeColor="text1"/>
                            <w:sz w:val="24"/>
                            <w:szCs w:val="24"/>
                          </w:rPr>
                          <m:t>2</m:t>
                        </m:r>
                      </m:den>
                    </m:f>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k</m:t>
                        </m:r>
                      </m:num>
                      <m:den>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den>
                    </m:f>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m:t>
                    </m:r>
                  </m:e>
                </m:d>
                <m:r>
                  <w:rPr>
                    <w:rFonts w:ascii="Cambria Math" w:hAnsi="Cambria Math" w:cstheme="minorHAnsi"/>
                    <w:color w:val="000000" w:themeColor="text1"/>
                    <w:sz w:val="24"/>
                    <w:szCs w:val="24"/>
                  </w:rPr>
                  <m:t>+</m:t>
                </m:r>
                <m:f>
                  <m:fPr>
                    <m:ctrlPr>
                      <w:rPr>
                        <w:rFonts w:ascii="Cambria Math" w:hAnsi="Cambria Math" w:cstheme="minorHAnsi"/>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ctrlPr>
                      <w:rPr>
                        <w:rFonts w:ascii="Cambria Math" w:hAnsi="Cambria Math" w:cstheme="minorHAnsi"/>
                        <w:color w:val="000000" w:themeColor="text1"/>
                        <w:sz w:val="24"/>
                        <w:szCs w:val="24"/>
                      </w:rPr>
                    </m:ctrlPr>
                  </m:num>
                  <m:den>
                    <m:r>
                      <w:rPr>
                        <w:rFonts w:ascii="Cambria Math" w:hAnsi="Cambria Math" w:cstheme="minorHAnsi"/>
                        <w:color w:val="000000" w:themeColor="text1"/>
                        <w:sz w:val="24"/>
                        <w:szCs w:val="24"/>
                      </w:rPr>
                      <m:t>2</m:t>
                    </m:r>
                  </m:den>
                </m:f>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k</m:t>
                    </m:r>
                  </m:num>
                  <m:den>
                    <m:r>
                      <w:rPr>
                        <w:rFonts w:ascii="Cambria Math" w:hAnsi="Cambria Math" w:cstheme="minorHAnsi"/>
                        <w:color w:val="000000" w:themeColor="text1"/>
                        <w:sz w:val="24"/>
                        <w:szCs w:val="24"/>
                      </w:rPr>
                      <m:t>2</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x-h,τ</m:t>
                    </m:r>
                  </m:e>
                </m:d>
                <m:r>
                  <w:rPr>
                    <w:rFonts w:ascii="Cambria Math" w:hAnsi="Cambria Math" w:cstheme="minorHAnsi"/>
                    <w:color w:val="000000" w:themeColor="text1"/>
                    <w:sz w:val="24"/>
                    <w:szCs w:val="24"/>
                  </w:rPr>
                  <m:t>}</m:t>
                </m:r>
              </m:oMath>
            </m:oMathPara>
          </w:p>
        </w:tc>
        <w:tc>
          <w:tcPr>
            <w:tcW w:w="240" w:type="dxa"/>
            <w:vAlign w:val="center"/>
          </w:tcPr>
          <w:p w14:paraId="5A2B1AEC" w14:textId="312B79F5" w:rsidR="00AD1B06" w:rsidRPr="00CC316A" w:rsidRDefault="00AD1B06">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CC316A">
              <w:rPr>
                <w:rFonts w:cstheme="minorHAnsi"/>
                <w:i w:val="0"/>
                <w:iCs w:val="0"/>
                <w:color w:val="000000" w:themeColor="text1"/>
                <w:sz w:val="24"/>
                <w:szCs w:val="24"/>
              </w:rPr>
              <w:fldChar w:fldCharType="begin"/>
            </w:r>
            <m:oMath>
              <m:r>
                <w:rPr>
                  <w:rFonts w:ascii="Cambria Math" w:hAnsi="Cambria Math" w:cstheme="minorHAnsi"/>
                  <w:color w:val="000000" w:themeColor="text1"/>
                  <w:sz w:val="24"/>
                  <w:szCs w:val="24"/>
                </w:rPr>
                <m:t xml:space="preserve"> SEQ Equation \* ARABIC </m:t>
              </m:r>
            </m:oMath>
            <w:r w:rsidRPr="00CC316A">
              <w:rPr>
                <w:rFonts w:cstheme="minorHAnsi"/>
                <w:i w:val="0"/>
                <w:iCs w:val="0"/>
                <w:color w:val="000000" w:themeColor="text1"/>
                <w:sz w:val="24"/>
                <w:szCs w:val="24"/>
              </w:rPr>
              <w:fldChar w:fldCharType="separate"/>
            </w:r>
            <m:oMath>
              <m:r>
                <w:rPr>
                  <w:rFonts w:ascii="Cambria Math" w:hAnsi="Cambria Math" w:cstheme="minorHAnsi"/>
                  <w:noProof/>
                  <w:color w:val="000000" w:themeColor="text1"/>
                  <w:sz w:val="24"/>
                  <w:szCs w:val="24"/>
                </w:rPr>
                <m:t>14</m:t>
              </m:r>
            </m:oMath>
            <w:r w:rsidRPr="00CC316A">
              <w:rPr>
                <w:rFonts w:cstheme="minorHAnsi"/>
                <w:i w:val="0"/>
                <w:iCs w:val="0"/>
                <w:color w:val="000000" w:themeColor="text1"/>
                <w:sz w:val="24"/>
                <w:szCs w:val="24"/>
              </w:rPr>
              <w:fldChar w:fldCharType="end"/>
            </w:r>
            <w:r w:rsidRPr="00CC316A">
              <w:rPr>
                <w:rFonts w:cstheme="minorHAnsi"/>
                <w:i w:val="0"/>
                <w:iCs w:val="0"/>
                <w:color w:val="000000" w:themeColor="text1"/>
                <w:sz w:val="24"/>
                <w:szCs w:val="24"/>
              </w:rPr>
              <w:t>)</w:t>
            </w:r>
          </w:p>
        </w:tc>
      </w:tr>
    </w:tbl>
    <w:p w14:paraId="2C938E95" w14:textId="190C26E3" w:rsidR="005114B7" w:rsidRPr="00934A38" w:rsidRDefault="005114B7" w:rsidP="005114B7">
      <w:pPr>
        <w:pStyle w:val="Caption"/>
        <w:rPr>
          <w:rFonts w:eastAsia="DengXian Light" w:cstheme="minorHAnsi"/>
          <w:i w:val="0"/>
          <w:color w:val="000000" w:themeColor="text1"/>
          <w:sz w:val="24"/>
          <w:szCs w:val="24"/>
        </w:rPr>
      </w:pPr>
      <w:r>
        <w:rPr>
          <w:rFonts w:eastAsia="DengXian Light" w:cstheme="minorHAnsi"/>
          <w:i w:val="0"/>
          <w:color w:val="000000" w:themeColor="text1"/>
          <w:sz w:val="24"/>
          <w:szCs w:val="24"/>
        </w:rPr>
        <w:t xml:space="preserve">The above equation is now implicit as </w:t>
      </w:r>
      <m:oMath>
        <m:r>
          <w:rPr>
            <w:rFonts w:ascii="Cambria Math" w:hAnsi="Cambria Math" w:cstheme="minorHAnsi"/>
            <w:color w:val="000000" w:themeColor="text1"/>
            <w:sz w:val="24"/>
            <w:szCs w:val="24"/>
          </w:rPr>
          <m:t>u</m:t>
        </m:r>
        <m:d>
          <m:dPr>
            <m:ctrlPr>
              <w:rPr>
                <w:rFonts w:ascii="Cambria Math" w:hAnsi="Cambria Math" w:cstheme="minorHAnsi"/>
                <w:iCs w:val="0"/>
                <w:color w:val="000000" w:themeColor="text1"/>
                <w:sz w:val="24"/>
                <w:szCs w:val="24"/>
              </w:rPr>
            </m:ctrlPr>
          </m:dPr>
          <m:e>
            <m:r>
              <w:rPr>
                <w:rFonts w:ascii="Cambria Math" w:hAnsi="Cambria Math" w:cstheme="minorHAnsi"/>
                <w:color w:val="000000" w:themeColor="text1"/>
                <w:sz w:val="24"/>
                <w:szCs w:val="24"/>
              </w:rPr>
              <m:t>x,τ+k</m:t>
            </m:r>
          </m:e>
        </m:d>
      </m:oMath>
      <w:r>
        <w:rPr>
          <w:rFonts w:eastAsia="DengXian Light" w:cstheme="minorHAnsi"/>
          <w:i w:val="0"/>
          <w:iCs w:val="0"/>
          <w:color w:val="000000" w:themeColor="text1"/>
          <w:sz w:val="24"/>
          <w:szCs w:val="24"/>
        </w:rPr>
        <w:t xml:space="preserve"> is dependent on values from both the previous and current time step. </w:t>
      </w:r>
      <w:r w:rsidR="00A21DA5">
        <w:rPr>
          <w:rFonts w:eastAsia="DengXian Light" w:cstheme="minorHAnsi"/>
          <w:i w:val="0"/>
          <w:iCs w:val="0"/>
          <w:color w:val="000000" w:themeColor="text1"/>
          <w:sz w:val="24"/>
          <w:szCs w:val="24"/>
        </w:rPr>
        <w:t xml:space="preserve">A system of linear equations can be constructed </w:t>
      </w:r>
      <w:r w:rsidR="006868E2">
        <w:rPr>
          <w:rFonts w:eastAsia="DengXian Light" w:cstheme="minorHAnsi"/>
          <w:i w:val="0"/>
          <w:iCs w:val="0"/>
          <w:color w:val="000000" w:themeColor="text1"/>
          <w:sz w:val="24"/>
          <w:szCs w:val="24"/>
        </w:rPr>
        <w:t xml:space="preserve">and solved </w:t>
      </w:r>
      <w:r w:rsidR="00A21DA5">
        <w:rPr>
          <w:rFonts w:eastAsia="DengXian Light" w:cstheme="minorHAnsi"/>
          <w:i w:val="0"/>
          <w:iCs w:val="0"/>
          <w:color w:val="000000" w:themeColor="text1"/>
          <w:sz w:val="24"/>
          <w:szCs w:val="24"/>
        </w:rPr>
        <w:t xml:space="preserve">at each time step to find the </w:t>
      </w:r>
      <w:r w:rsidR="00136C8C">
        <w:rPr>
          <w:rFonts w:eastAsia="DengXian Light" w:cstheme="minorHAnsi"/>
          <w:i w:val="0"/>
          <w:iCs w:val="0"/>
          <w:color w:val="000000" w:themeColor="text1"/>
          <w:sz w:val="24"/>
          <w:szCs w:val="24"/>
        </w:rPr>
        <w:t xml:space="preserve">values of </w:t>
      </w:r>
      <m:oMath>
        <m:r>
          <w:rPr>
            <w:rFonts w:ascii="Cambria Math" w:eastAsia="DengXian Light" w:hAnsi="Cambria Math" w:cstheme="minorHAnsi"/>
            <w:color w:val="000000" w:themeColor="text1"/>
            <w:sz w:val="24"/>
            <w:szCs w:val="24"/>
          </w:rPr>
          <m:t>u</m:t>
        </m:r>
      </m:oMath>
      <w:r>
        <w:rPr>
          <w:rFonts w:eastAsia="DengXian Light" w:cstheme="minorHAnsi"/>
          <w:i w:val="0"/>
          <w:iCs w:val="0"/>
          <w:color w:val="000000" w:themeColor="text1"/>
          <w:sz w:val="24"/>
          <w:szCs w:val="24"/>
        </w:rPr>
        <w:t>.</w:t>
      </w:r>
    </w:p>
    <w:p w14:paraId="36F7E0FD" w14:textId="77777777" w:rsidR="00604A14" w:rsidRPr="00833A40" w:rsidRDefault="00604A14" w:rsidP="007B42F0">
      <w:pPr>
        <w:spacing w:line="276" w:lineRule="auto"/>
        <w:rPr>
          <w:color w:val="000000" w:themeColor="text1"/>
        </w:rPr>
      </w:pPr>
    </w:p>
    <w:p w14:paraId="61E2BC37" w14:textId="77777777" w:rsidR="00220AE8" w:rsidRPr="00833A40" w:rsidRDefault="00220AE8" w:rsidP="007B42F0">
      <w:pPr>
        <w:spacing w:line="276" w:lineRule="auto"/>
        <w:rPr>
          <w:color w:val="C00000"/>
        </w:rPr>
      </w:pPr>
      <w:r w:rsidRPr="00833A40">
        <w:rPr>
          <w:color w:val="C00000"/>
        </w:rPr>
        <w:t>F) Plot the numerical results comprehensively and discuss them (discuss how the results describe the physics and comment on any discrepancies or unexpected behaviours). Use multiple types of visual graphs. Present and discuss any outcomes of the grid analysis, as requested in Task 9, too.</w:t>
      </w:r>
    </w:p>
    <w:p w14:paraId="33830693" w14:textId="3C34364C" w:rsidR="005114B7" w:rsidRDefault="00110B0B" w:rsidP="007B42F0">
      <w:pPr>
        <w:spacing w:line="276" w:lineRule="auto"/>
        <w:rPr>
          <w:color w:val="000000" w:themeColor="text1"/>
        </w:rPr>
      </w:pPr>
      <w:r>
        <w:rPr>
          <w:noProof/>
        </w:rPr>
        <w:lastRenderedPageBreak/>
        <mc:AlternateContent>
          <mc:Choice Requires="wpg">
            <w:drawing>
              <wp:anchor distT="0" distB="0" distL="114300" distR="114300" simplePos="0" relativeHeight="251658242" behindDoc="0" locked="0" layoutInCell="1" allowOverlap="1" wp14:anchorId="7D1CF680" wp14:editId="3A13E6EA">
                <wp:simplePos x="0" y="0"/>
                <wp:positionH relativeFrom="margin">
                  <wp:align>center</wp:align>
                </wp:positionH>
                <wp:positionV relativeFrom="paragraph">
                  <wp:posOffset>3384550</wp:posOffset>
                </wp:positionV>
                <wp:extent cx="6627495" cy="2269490"/>
                <wp:effectExtent l="0" t="0" r="1905" b="0"/>
                <wp:wrapTopAndBottom/>
                <wp:docPr id="1234915033"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27495" cy="2269490"/>
                          <a:chOff x="0" y="0"/>
                          <a:chExt cx="7064325" cy="2419350"/>
                        </a:xfrm>
                      </wpg:grpSpPr>
                      <pic:pic xmlns:pic="http://schemas.openxmlformats.org/drawingml/2006/picture">
                        <pic:nvPicPr>
                          <pic:cNvPr id="141846135" name="Picture 1" descr="A graph of a graph with a gradient of colors&#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332990" cy="2419350"/>
                          </a:xfrm>
                          <a:prstGeom prst="rect">
                            <a:avLst/>
                          </a:prstGeom>
                        </pic:spPr>
                      </pic:pic>
                      <pic:pic xmlns:pic="http://schemas.openxmlformats.org/drawingml/2006/picture">
                        <pic:nvPicPr>
                          <pic:cNvPr id="1416146428" name="Picture 1" descr="A diagram of a line graph&#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311604" y="248717"/>
                            <a:ext cx="2428240" cy="1965960"/>
                          </a:xfrm>
                          <a:prstGeom prst="rect">
                            <a:avLst/>
                          </a:prstGeom>
                        </pic:spPr>
                      </pic:pic>
                      <pic:pic xmlns:pic="http://schemas.openxmlformats.org/drawingml/2006/picture">
                        <pic:nvPicPr>
                          <pic:cNvPr id="1630824082" name="Picture 1" descr="A chart of different colors&#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725620" y="248717"/>
                            <a:ext cx="2338705" cy="19926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5173FE8" id="Group 1" o:spid="_x0000_s1026" style="position:absolute;margin-left:0;margin-top:266.5pt;width:521.85pt;height:178.7pt;z-index:251661312;mso-position-horizontal:center;mso-position-horizontal-relative:margin;mso-width-relative:margin;mso-height-relative:margin" coordsize="70643,2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of a graph with a gradient of colors&#10;&#10;Description automatically generated with medium confidence" style="position:absolute;width:23329;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">
                  <v:imagedata r:id="rId11" o:title="A graph of a graph with a gradient of colors&#10;&#10;Description automatically generated with medium confidence"/>
                </v:shape>
                <v:shape id="Picture 1" o:spid="_x0000_s1028" type="#_x0000_t75" alt="A diagram of a line graph&#10;&#10;Description automatically generated" style="position:absolute;left:23116;top:2487;width:24282;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">
                  <v:imagedata r:id="rId12" o:title="A diagram of a line graph&#10;&#10;Description automatically generated"/>
                </v:shape>
                <v:shape id="Picture 1" o:spid="_x0000_s1029" type="#_x0000_t75" alt="A chart of different colors&#10;&#10;Description automatically generated" style="position:absolute;left:47256;top:2487;width:23387;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">
                  <v:imagedata r:id="rId13" o:title="A chart of different colors&#10;&#10;Description automatically generated"/>
                </v:shape>
                <w10:wrap type="topAndBottom" anchorx="margin"/>
              </v:group>
            </w:pict>
          </mc:Fallback>
        </mc:AlternateContent>
      </w:r>
      <w:r w:rsidR="00B77AE2">
        <w:rPr>
          <w:noProof/>
        </w:rPr>
        <mc:AlternateContent>
          <mc:Choice Requires="wps">
            <w:drawing>
              <wp:anchor distT="0" distB="0" distL="114300" distR="114300" simplePos="0" relativeHeight="251658240" behindDoc="0" locked="0" layoutInCell="1" allowOverlap="1" wp14:anchorId="2EC6F686" wp14:editId="391E04A2">
                <wp:simplePos x="0" y="0"/>
                <wp:positionH relativeFrom="margin">
                  <wp:align>center</wp:align>
                </wp:positionH>
                <wp:positionV relativeFrom="paragraph">
                  <wp:posOffset>3190646</wp:posOffset>
                </wp:positionV>
                <wp:extent cx="6568440" cy="635"/>
                <wp:effectExtent l="0" t="0" r="3810" b="0"/>
                <wp:wrapTopAndBottom/>
                <wp:docPr id="796075008" name="Text Box 1"/>
                <wp:cNvGraphicFramePr/>
                <a:graphic xmlns:a="http://schemas.openxmlformats.org/drawingml/2006/main">
                  <a:graphicData uri="http://schemas.microsoft.com/office/word/2010/wordprocessingShape">
                    <wps:wsp>
                      <wps:cNvSpPr txBox="1"/>
                      <wps:spPr>
                        <a:xfrm>
                          <a:off x="0" y="0"/>
                          <a:ext cx="6568440" cy="635"/>
                        </a:xfrm>
                        <a:prstGeom prst="rect">
                          <a:avLst/>
                        </a:prstGeom>
                        <a:solidFill>
                          <a:prstClr val="white"/>
                        </a:solidFill>
                        <a:ln>
                          <a:noFill/>
                        </a:ln>
                      </wps:spPr>
                      <wps:txbx>
                        <w:txbxContent>
                          <w:p w14:paraId="5A2A9947" w14:textId="4E5717C0" w:rsidR="00F11D1A" w:rsidRPr="00F6275A" w:rsidRDefault="00F11D1A" w:rsidP="00F11D1A">
                            <w:pPr>
                              <w:pStyle w:val="Caption"/>
                              <w:jc w:val="center"/>
                              <w:rPr>
                                <w:rFonts w:eastAsiaTheme="minorHAnsi"/>
                                <w:noProof/>
                                <w:color w:val="000000" w:themeColor="text1"/>
                                <w:lang w:eastAsia="en-US"/>
                              </w:rPr>
                            </w:pPr>
                            <w:r>
                              <w:t xml:space="preserve">Figure </w:t>
                            </w:r>
                            <w:r>
                              <w:fldChar w:fldCharType="begin"/>
                            </w:r>
                            <w:r>
                              <w:instrText xml:space="preserve"> SEQ Figure \* ARABIC </w:instrText>
                            </w:r>
                            <w:r>
                              <w:fldChar w:fldCharType="separate"/>
                            </w:r>
                            <w:r w:rsidR="00AA3AC9">
                              <w:rPr>
                                <w:noProof/>
                              </w:rPr>
                              <w:t>1</w:t>
                            </w:r>
                            <w:r>
                              <w:fldChar w:fldCharType="end"/>
                            </w:r>
                            <w:r>
                              <w:t xml:space="preserve">: Plots of explicit </w:t>
                            </w:r>
                            <w:proofErr w:type="gramStart"/>
                            <w:r>
                              <w:t>solutions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C6F686" id="_x0000_t202" coordsize="21600,21600" o:spt="202" path="m,l,21600r21600,l21600,xe">
                <v:stroke joinstyle="miter"/>
                <v:path gradientshapeok="t" o:connecttype="rect"/>
              </v:shapetype>
              <v:shape id="Text Box 1" o:spid="_x0000_s1026" type="#_x0000_t202" style="position:absolute;margin-left:0;margin-top:251.25pt;width:517.2pt;height:.0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" stroked="f">
                <v:textbox style="mso-fit-shape-to-text:t" inset="0,0,0,0">
                  <w:txbxContent>
                    <w:p w14:paraId="5A2A9947" w14:textId="4E5717C0" w:rsidR="00F11D1A" w:rsidRPr="00F6275A" w:rsidRDefault="00F11D1A" w:rsidP="00F11D1A">
                      <w:pPr>
                        <w:pStyle w:val="Caption"/>
                        <w:jc w:val="center"/>
                        <w:rPr>
                          <w:rFonts w:eastAsiaTheme="minorHAnsi"/>
                          <w:noProof/>
                          <w:color w:val="000000" w:themeColor="text1"/>
                          <w:lang w:eastAsia="en-US"/>
                        </w:rPr>
                      </w:pPr>
                      <w:r>
                        <w:t xml:space="preserve">Figure </w:t>
                      </w:r>
                      <w:r>
                        <w:fldChar w:fldCharType="begin"/>
                      </w:r>
                      <w:r>
                        <w:instrText xml:space="preserve"> SEQ Figure \* ARABIC </w:instrText>
                      </w:r>
                      <w:r>
                        <w:fldChar w:fldCharType="separate"/>
                      </w:r>
                      <w:r w:rsidR="00AA3AC9">
                        <w:rPr>
                          <w:noProof/>
                        </w:rPr>
                        <w:t>1</w:t>
                      </w:r>
                      <w:r>
                        <w:fldChar w:fldCharType="end"/>
                      </w:r>
                      <w:r>
                        <w:t xml:space="preserve">: Plots of explicit </w:t>
                      </w:r>
                      <w:proofErr w:type="gramStart"/>
                      <w:r>
                        <w:t>solutions</w:t>
                      </w:r>
                      <w:proofErr w:type="gramEnd"/>
                    </w:p>
                  </w:txbxContent>
                </v:textbox>
                <w10:wrap type="topAndBottom" anchorx="margin"/>
              </v:shape>
            </w:pict>
          </mc:Fallback>
        </mc:AlternateContent>
      </w:r>
      <w:ins w:id="0" w:author="Pan, Michael M" w:date="2024-03-19T23:44:00Z">
        <w:r w:rsidR="00B77AE2">
          <w:rPr>
            <w:noProof/>
            <w:color w:val="000000" w:themeColor="text1"/>
          </w:rPr>
          <mc:AlternateContent>
            <mc:Choice Requires="wpg">
              <w:drawing>
                <wp:anchor distT="0" distB="0" distL="114300" distR="114300" simplePos="0" relativeHeight="251658241" behindDoc="0" locked="0" layoutInCell="1" allowOverlap="1" wp14:anchorId="6954FCFB" wp14:editId="533E22B5">
                  <wp:simplePos x="0" y="0"/>
                  <wp:positionH relativeFrom="margin">
                    <wp:align>center</wp:align>
                  </wp:positionH>
                  <wp:positionV relativeFrom="paragraph">
                    <wp:posOffset>961390</wp:posOffset>
                  </wp:positionV>
                  <wp:extent cx="6568440" cy="2273935"/>
                  <wp:effectExtent l="0" t="0" r="3810" b="0"/>
                  <wp:wrapTopAndBottom/>
                  <wp:docPr id="29095948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68440" cy="2273935"/>
                            <a:chOff x="0" y="0"/>
                            <a:chExt cx="7391806" cy="2560320"/>
                          </a:xfrm>
                        </wpg:grpSpPr>
                        <pic:pic xmlns:pic="http://schemas.openxmlformats.org/drawingml/2006/picture">
                          <pic:nvPicPr>
                            <pic:cNvPr id="821599434" name="Picture 1" descr="A graph of a graph with a gradient of colors&#10;&#10;Description automatically generated with medium confidenc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79675" cy="2560320"/>
                            </a:xfrm>
                            <a:prstGeom prst="rect">
                              <a:avLst/>
                            </a:prstGeom>
                          </pic:spPr>
                        </pic:pic>
                        <pic:pic xmlns:pic="http://schemas.openxmlformats.org/drawingml/2006/picture">
                          <pic:nvPicPr>
                            <pic:cNvPr id="1270971611" name="Picture 1" descr="A graph of different colored lines&#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414016" y="219456"/>
                              <a:ext cx="2545080" cy="2059940"/>
                            </a:xfrm>
                            <a:prstGeom prst="rect">
                              <a:avLst/>
                            </a:prstGeom>
                          </pic:spPr>
                        </pic:pic>
                        <pic:pic xmlns:pic="http://schemas.openxmlformats.org/drawingml/2006/picture">
                          <pic:nvPicPr>
                            <pic:cNvPr id="803236776" name="Picture 1" descr="A chart of different colors&#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988966" y="226771"/>
                              <a:ext cx="2402840" cy="204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4A8B8F" id="Group 1" o:spid="_x0000_s1026" style="position:absolute;margin-left:0;margin-top:75.7pt;width:517.2pt;height:179.05pt;z-index:251659264;mso-position-horizontal:center;mso-position-horizontal-relative:margin;mso-width-relative:margin;mso-height-relative:margin" coordsize="73918,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">
                  <o:lock v:ext="edit" aspectratio="t"/>
                  <v:shape id="Picture 1" o:spid="_x0000_s1027" type="#_x0000_t75" alt="A graph of a graph with a gradient of colors&#10;&#10;Description automatically generated with medium confidence" style="position:absolute;width:24796;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">
                    <v:imagedata r:id="rId17" o:title="A graph of a graph with a gradient of colors&#10;&#10;Description automatically generated with medium confidence"/>
                  </v:shape>
                  <v:shape id="Picture 1" o:spid="_x0000_s1028" type="#_x0000_t75" alt="A graph of different colored lines&#10;&#10;Description automatically generated" style="position:absolute;left:24140;top:2194;width:25450;height:2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">
                    <v:imagedata r:id="rId18" o:title="A graph of different colored lines&#10;&#10;Description automatically generated"/>
                  </v:shape>
                  <v:shape id="Picture 1" o:spid="_x0000_s1029" type="#_x0000_t75" alt="A chart of different colors&#10;&#10;Description automatically generated" style="position:absolute;left:49889;top:2267;width:24029;height:2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">
                    <v:imagedata r:id="rId19" o:title="A chart of different colors&#10;&#10;Description automatically generated"/>
                  </v:shape>
                  <w10:wrap type="topAndBottom" anchorx="margin"/>
                </v:group>
              </w:pict>
            </mc:Fallback>
          </mc:AlternateContent>
        </w:r>
      </w:ins>
      <w:r w:rsidR="00EA2CFC">
        <w:rPr>
          <w:color w:val="000000" w:themeColor="text1"/>
        </w:rPr>
        <w:t xml:space="preserve">A fine grid </w:t>
      </w:r>
      <w:r w:rsidR="00DA410B">
        <w:rPr>
          <w:color w:val="000000" w:themeColor="text1"/>
        </w:rPr>
        <w:t>of</w:t>
      </w:r>
      <w:r w:rsidR="00EA2CFC">
        <w:rPr>
          <w:color w:val="000000" w:themeColor="text1"/>
        </w:rPr>
        <w:t xml:space="preserve"> time st</w:t>
      </w:r>
      <w:r w:rsidR="00354471">
        <w:rPr>
          <w:color w:val="000000" w:themeColor="text1"/>
        </w:rPr>
        <w:t>ep</w:t>
      </w:r>
      <w:r w:rsidR="00EA2CFC">
        <w:rPr>
          <w:color w:val="000000" w:themeColor="text1"/>
        </w:rPr>
        <w:t xml:space="preserve"> k = 0.001 and space step, h = 0.05 </w:t>
      </w:r>
      <w:r w:rsidR="00AE74DD">
        <w:rPr>
          <w:color w:val="000000" w:themeColor="text1"/>
        </w:rPr>
        <w:t>was</w:t>
      </w:r>
      <w:r w:rsidR="00EA2CFC">
        <w:rPr>
          <w:color w:val="000000" w:themeColor="text1"/>
        </w:rPr>
        <w:t xml:space="preserve"> used </w:t>
      </w:r>
      <w:r w:rsidR="0019701A">
        <w:rPr>
          <w:color w:val="000000" w:themeColor="text1"/>
        </w:rPr>
        <w:t xml:space="preserve">to visualise the plots. </w:t>
      </w:r>
      <w:r w:rsidR="005114B7">
        <w:rPr>
          <w:color w:val="000000" w:themeColor="text1"/>
        </w:rPr>
        <w:t>The plots for both explicit and implicit methods are shown below</w:t>
      </w:r>
      <w:r w:rsidR="00B77AE2">
        <w:rPr>
          <w:color w:val="000000" w:themeColor="text1"/>
        </w:rPr>
        <w:t xml:space="preserve"> in Figures 1 and 2</w:t>
      </w:r>
      <w:r w:rsidR="005114B7">
        <w:rPr>
          <w:color w:val="000000" w:themeColor="text1"/>
        </w:rPr>
        <w:t>.</w:t>
      </w:r>
      <w:r w:rsidR="001E2CA9">
        <w:rPr>
          <w:color w:val="000000" w:themeColor="text1"/>
        </w:rPr>
        <w:t xml:space="preserve"> A surface plot, option value against price and contour plot were used to demonstrate the results in various forms.</w:t>
      </w:r>
    </w:p>
    <w:p w14:paraId="65BDE026" w14:textId="4387503D" w:rsidR="00F11D1A" w:rsidRPr="00F11D1A" w:rsidRDefault="00F21A71" w:rsidP="00B77AE2">
      <w:pPr>
        <w:pStyle w:val="Caption"/>
        <w:jc w:val="center"/>
        <w:rPr>
          <w:noProof/>
        </w:rPr>
      </w:pPr>
      <w:r>
        <w:rPr>
          <w:noProof/>
        </w:rPr>
        <mc:AlternateContent>
          <mc:Choice Requires="wps">
            <w:drawing>
              <wp:anchor distT="0" distB="0" distL="114300" distR="114300" simplePos="0" relativeHeight="251658243" behindDoc="0" locked="0" layoutInCell="1" allowOverlap="1" wp14:anchorId="51DA6597" wp14:editId="5C705841">
                <wp:simplePos x="0" y="0"/>
                <wp:positionH relativeFrom="column">
                  <wp:posOffset>-416966</wp:posOffset>
                </wp:positionH>
                <wp:positionV relativeFrom="paragraph">
                  <wp:posOffset>4776724</wp:posOffset>
                </wp:positionV>
                <wp:extent cx="6627495" cy="266700"/>
                <wp:effectExtent l="0" t="0" r="1905" b="0"/>
                <wp:wrapTopAndBottom/>
                <wp:docPr id="2142453073" name="Text Box 1"/>
                <wp:cNvGraphicFramePr/>
                <a:graphic xmlns:a="http://schemas.openxmlformats.org/drawingml/2006/main">
                  <a:graphicData uri="http://schemas.microsoft.com/office/word/2010/wordprocessingShape">
                    <wps:wsp>
                      <wps:cNvSpPr txBox="1"/>
                      <wps:spPr>
                        <a:xfrm>
                          <a:off x="0" y="0"/>
                          <a:ext cx="6627495" cy="266700"/>
                        </a:xfrm>
                        <a:prstGeom prst="rect">
                          <a:avLst/>
                        </a:prstGeom>
                        <a:solidFill>
                          <a:prstClr val="white"/>
                        </a:solidFill>
                        <a:ln>
                          <a:noFill/>
                        </a:ln>
                      </wps:spPr>
                      <wps:txbx>
                        <w:txbxContent>
                          <w:p w14:paraId="52DB20C5" w14:textId="7B4F0263" w:rsidR="00F11D1A" w:rsidRPr="00462DB1" w:rsidRDefault="00F11D1A" w:rsidP="00F11D1A">
                            <w:pPr>
                              <w:pStyle w:val="Caption"/>
                              <w:jc w:val="center"/>
                              <w:rPr>
                                <w:rFonts w:eastAsiaTheme="minorHAnsi"/>
                                <w:noProof/>
                                <w:lang w:eastAsia="en-US"/>
                              </w:rPr>
                            </w:pPr>
                            <w:r>
                              <w:t xml:space="preserve">Figure </w:t>
                            </w:r>
                            <w:r>
                              <w:fldChar w:fldCharType="begin"/>
                            </w:r>
                            <w:r>
                              <w:instrText xml:space="preserve"> SEQ Figure \* ARABIC </w:instrText>
                            </w:r>
                            <w:r>
                              <w:fldChar w:fldCharType="separate"/>
                            </w:r>
                            <w:r w:rsidR="00AA3AC9">
                              <w:rPr>
                                <w:noProof/>
                              </w:rPr>
                              <w:t>2</w:t>
                            </w:r>
                            <w:r>
                              <w:fldChar w:fldCharType="end"/>
                            </w:r>
                            <w:r>
                              <w:t xml:space="preserve">: Plots of implicit </w:t>
                            </w:r>
                            <w:proofErr w:type="gramStart"/>
                            <w:r>
                              <w:t>solutions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A6597" id="_x0000_s1027" type="#_x0000_t202" style="position:absolute;left:0;text-align:left;margin-left:-32.85pt;margin-top:376.1pt;width:521.85pt;height:21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8wqHQIAAEIEAAAOAAAAZHJzL2Uyb0RvYy54bWysU02P2jAQvVfqf7B8LwHU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" stroked="f">
                <v:textbox style="mso-fit-shape-to-text:t" inset="0,0,0,0">
                  <w:txbxContent>
                    <w:p w14:paraId="52DB20C5" w14:textId="7B4F0263" w:rsidR="00F11D1A" w:rsidRPr="00462DB1" w:rsidRDefault="00F11D1A" w:rsidP="00F11D1A">
                      <w:pPr>
                        <w:pStyle w:val="Caption"/>
                        <w:jc w:val="center"/>
                        <w:rPr>
                          <w:rFonts w:eastAsiaTheme="minorHAnsi"/>
                          <w:noProof/>
                          <w:lang w:eastAsia="en-US"/>
                        </w:rPr>
                      </w:pPr>
                      <w:r>
                        <w:t xml:space="preserve">Figure </w:t>
                      </w:r>
                      <w:r>
                        <w:fldChar w:fldCharType="begin"/>
                      </w:r>
                      <w:r>
                        <w:instrText xml:space="preserve"> SEQ Figure \* ARABIC </w:instrText>
                      </w:r>
                      <w:r>
                        <w:fldChar w:fldCharType="separate"/>
                      </w:r>
                      <w:r w:rsidR="00AA3AC9">
                        <w:rPr>
                          <w:noProof/>
                        </w:rPr>
                        <w:t>2</w:t>
                      </w:r>
                      <w:r>
                        <w:fldChar w:fldCharType="end"/>
                      </w:r>
                      <w:r>
                        <w:t xml:space="preserve">: Plots of implicit </w:t>
                      </w:r>
                      <w:proofErr w:type="gramStart"/>
                      <w:r>
                        <w:t>solutions</w:t>
                      </w:r>
                      <w:proofErr w:type="gramEnd"/>
                    </w:p>
                  </w:txbxContent>
                </v:textbox>
                <w10:wrap type="topAndBottom"/>
              </v:shape>
            </w:pict>
          </mc:Fallback>
        </mc:AlternateContent>
      </w:r>
      <w:r w:rsidR="00741E59" w:rsidRPr="00741E59">
        <w:rPr>
          <w:noProof/>
        </w:rPr>
        <w:t xml:space="preserve"> </w:t>
      </w:r>
      <w:r w:rsidR="002C6D70" w:rsidRPr="002C6D70">
        <w:rPr>
          <w:noProof/>
        </w:rPr>
        <w:t xml:space="preserve"> </w:t>
      </w:r>
      <w:r w:rsidR="001F0CAF" w:rsidRPr="001F0CAF">
        <w:rPr>
          <w:noProof/>
        </w:rPr>
        <w:t xml:space="preserve">   </w:t>
      </w:r>
    </w:p>
    <w:p w14:paraId="5B40227B" w14:textId="559EE795" w:rsidR="0096341C" w:rsidRDefault="00977BC3" w:rsidP="007B42F0">
      <w:pPr>
        <w:spacing w:line="276" w:lineRule="auto"/>
        <w:rPr>
          <w:color w:val="000000" w:themeColor="text1"/>
        </w:rPr>
      </w:pPr>
      <w:r>
        <w:rPr>
          <w:color w:val="000000" w:themeColor="text1"/>
        </w:rPr>
        <w:t>Both explicit and implicit plots show the same solution</w:t>
      </w:r>
      <w:r w:rsidR="00603016">
        <w:rPr>
          <w:color w:val="000000" w:themeColor="text1"/>
        </w:rPr>
        <w:t xml:space="preserve"> and accurately describes </w:t>
      </w:r>
      <w:r w:rsidR="009C3AC0">
        <w:rPr>
          <w:color w:val="000000" w:themeColor="text1"/>
        </w:rPr>
        <w:t xml:space="preserve">how options value varies with time and stock price. At 0 stock price, the </w:t>
      </w:r>
      <w:r w:rsidR="00B77AE2">
        <w:rPr>
          <w:color w:val="000000" w:themeColor="text1"/>
        </w:rPr>
        <w:t>options value can be see</w:t>
      </w:r>
      <w:r w:rsidR="00D91483">
        <w:rPr>
          <w:color w:val="000000" w:themeColor="text1"/>
        </w:rPr>
        <w:t xml:space="preserve">n to be 0, agreeing with the boundary condition in equation </w:t>
      </w:r>
      <w:r w:rsidR="00F60ADA">
        <w:rPr>
          <w:color w:val="000000" w:themeColor="text1"/>
        </w:rPr>
        <w:t>2</w:t>
      </w:r>
      <w:r w:rsidR="00D91483">
        <w:rPr>
          <w:color w:val="000000" w:themeColor="text1"/>
        </w:rPr>
        <w:t xml:space="preserve">. </w:t>
      </w:r>
      <w:r w:rsidR="0012283C">
        <w:rPr>
          <w:color w:val="000000" w:themeColor="text1"/>
        </w:rPr>
        <w:t xml:space="preserve">As stock price approaches </w:t>
      </w:r>
      <w:r w:rsidR="00753AA5">
        <w:rPr>
          <w:color w:val="000000" w:themeColor="text1"/>
        </w:rPr>
        <w:t>infinity</w:t>
      </w:r>
      <w:r w:rsidR="0012283C">
        <w:rPr>
          <w:color w:val="000000" w:themeColor="text1"/>
        </w:rPr>
        <w:t xml:space="preserve">, options value also increases and </w:t>
      </w:r>
      <w:r w:rsidR="0014149C">
        <w:rPr>
          <w:color w:val="000000" w:themeColor="text1"/>
        </w:rPr>
        <w:t xml:space="preserve">approaches the actual payoff </w:t>
      </w:r>
      <w:r w:rsidR="00FF4893">
        <w:rPr>
          <w:color w:val="000000" w:themeColor="text1"/>
        </w:rPr>
        <w:t xml:space="preserve">as it approaches the expiration date. </w:t>
      </w:r>
      <w:r w:rsidR="00D641B1">
        <w:rPr>
          <w:color w:val="000000" w:themeColor="text1"/>
        </w:rPr>
        <w:t xml:space="preserve">On the expiration date, the option value can be seen to be the maximum of the </w:t>
      </w:r>
      <w:r w:rsidR="00470C78">
        <w:rPr>
          <w:color w:val="000000" w:themeColor="text1"/>
        </w:rPr>
        <w:t>payoff and 0</w:t>
      </w:r>
      <w:r w:rsidR="003B08D2">
        <w:rPr>
          <w:color w:val="000000" w:themeColor="text1"/>
        </w:rPr>
        <w:t xml:space="preserve">, agreeing with the terminal condition in equation </w:t>
      </w:r>
      <w:r w:rsidR="00F60ADA">
        <w:rPr>
          <w:color w:val="000000" w:themeColor="text1"/>
        </w:rPr>
        <w:t>4</w:t>
      </w:r>
      <w:r w:rsidR="003B08D2">
        <w:rPr>
          <w:color w:val="000000" w:themeColor="text1"/>
        </w:rPr>
        <w:t xml:space="preserve">. </w:t>
      </w:r>
    </w:p>
    <w:p w14:paraId="3F75F9FC" w14:textId="77777777" w:rsidR="003B08D2" w:rsidRDefault="003B08D2" w:rsidP="007B42F0">
      <w:pPr>
        <w:spacing w:line="276" w:lineRule="auto"/>
        <w:rPr>
          <w:color w:val="000000" w:themeColor="text1"/>
        </w:rPr>
      </w:pPr>
    </w:p>
    <w:p w14:paraId="34870306" w14:textId="65A377DA" w:rsidR="003B08D2" w:rsidRDefault="003B08D2" w:rsidP="007B42F0">
      <w:pPr>
        <w:spacing w:line="276" w:lineRule="auto"/>
        <w:rPr>
          <w:color w:val="000000" w:themeColor="text1"/>
        </w:rPr>
      </w:pPr>
      <w:r>
        <w:rPr>
          <w:color w:val="000000" w:themeColor="text1"/>
        </w:rPr>
        <w:t xml:space="preserve">From the </w:t>
      </w:r>
      <w:r w:rsidR="00EA5E8E">
        <w:rPr>
          <w:color w:val="000000" w:themeColor="text1"/>
        </w:rPr>
        <w:t>plot of option value against stock price at different time steps, options value decrease as the expiration date approaches.</w:t>
      </w:r>
      <w:r w:rsidR="00146043">
        <w:rPr>
          <w:color w:val="000000" w:themeColor="text1"/>
        </w:rPr>
        <w:t xml:space="preserve"> This is due to </w:t>
      </w:r>
      <w:r w:rsidR="00E62678">
        <w:rPr>
          <w:color w:val="000000" w:themeColor="text1"/>
        </w:rPr>
        <w:t xml:space="preserve">the range of possible stock prices at expiration decrease as </w:t>
      </w:r>
      <w:r w:rsidR="00211D81">
        <w:rPr>
          <w:color w:val="000000" w:themeColor="text1"/>
        </w:rPr>
        <w:t xml:space="preserve">time to expiration decreases. </w:t>
      </w:r>
    </w:p>
    <w:p w14:paraId="76C8A60A" w14:textId="77777777" w:rsidR="00F87330" w:rsidRDefault="00F87330" w:rsidP="007B42F0">
      <w:pPr>
        <w:spacing w:line="276" w:lineRule="auto"/>
        <w:rPr>
          <w:color w:val="000000" w:themeColor="text1"/>
        </w:rPr>
      </w:pPr>
    </w:p>
    <w:p w14:paraId="73A3A6FA" w14:textId="77777777" w:rsidR="00385C8B" w:rsidRDefault="00385C8B" w:rsidP="007B42F0">
      <w:pPr>
        <w:spacing w:line="276" w:lineRule="auto"/>
        <w:rPr>
          <w:color w:val="000000" w:themeColor="text1"/>
        </w:rPr>
      </w:pPr>
    </w:p>
    <w:p w14:paraId="0D2EFEFF" w14:textId="27FAD7B1" w:rsidR="00AB1F0D" w:rsidRDefault="00070BD2" w:rsidP="007B42F0">
      <w:pPr>
        <w:spacing w:line="276" w:lineRule="auto"/>
        <w:rPr>
          <w:color w:val="000000" w:themeColor="text1"/>
        </w:rPr>
      </w:pPr>
      <w:r>
        <w:rPr>
          <w:noProof/>
        </w:rPr>
        <w:lastRenderedPageBreak/>
        <mc:AlternateContent>
          <mc:Choice Requires="wps">
            <w:drawing>
              <wp:anchor distT="0" distB="0" distL="114300" distR="114300" simplePos="0" relativeHeight="251658245" behindDoc="0" locked="0" layoutInCell="1" allowOverlap="1" wp14:anchorId="7E0F2D19" wp14:editId="622AAF63">
                <wp:simplePos x="0" y="0"/>
                <wp:positionH relativeFrom="column">
                  <wp:posOffset>-478155</wp:posOffset>
                </wp:positionH>
                <wp:positionV relativeFrom="paragraph">
                  <wp:posOffset>3058490</wp:posOffset>
                </wp:positionV>
                <wp:extent cx="6802755" cy="635"/>
                <wp:effectExtent l="0" t="0" r="0" b="0"/>
                <wp:wrapTopAndBottom/>
                <wp:docPr id="179700826" name="Text Box 1"/>
                <wp:cNvGraphicFramePr/>
                <a:graphic xmlns:a="http://schemas.openxmlformats.org/drawingml/2006/main">
                  <a:graphicData uri="http://schemas.microsoft.com/office/word/2010/wordprocessingShape">
                    <wps:wsp>
                      <wps:cNvSpPr txBox="1"/>
                      <wps:spPr>
                        <a:xfrm>
                          <a:off x="0" y="0"/>
                          <a:ext cx="6802755" cy="635"/>
                        </a:xfrm>
                        <a:prstGeom prst="rect">
                          <a:avLst/>
                        </a:prstGeom>
                        <a:solidFill>
                          <a:prstClr val="white"/>
                        </a:solidFill>
                        <a:ln>
                          <a:noFill/>
                        </a:ln>
                      </wps:spPr>
                      <wps:txbx>
                        <w:txbxContent>
                          <w:p w14:paraId="4D25867A" w14:textId="7ABD50CC" w:rsidR="00070BD2" w:rsidRPr="00F33C4F" w:rsidRDefault="00070BD2" w:rsidP="00070BD2">
                            <w:pPr>
                              <w:pStyle w:val="Caption"/>
                              <w:jc w:val="center"/>
                              <w:rPr>
                                <w:rFonts w:eastAsiaTheme="minorHAnsi"/>
                                <w:noProof/>
                                <w:lang w:eastAsia="en-US"/>
                              </w:rPr>
                            </w:pPr>
                            <w:r>
                              <w:t xml:space="preserve">Figure </w:t>
                            </w:r>
                            <w:r>
                              <w:fldChar w:fldCharType="begin"/>
                            </w:r>
                            <w:r>
                              <w:instrText xml:space="preserve"> SEQ Figure \* ARABIC </w:instrText>
                            </w:r>
                            <w:r>
                              <w:fldChar w:fldCharType="separate"/>
                            </w:r>
                            <w:r w:rsidR="00AA3AC9">
                              <w:rPr>
                                <w:noProof/>
                              </w:rPr>
                              <w:t>3</w:t>
                            </w:r>
                            <w:r>
                              <w:fldChar w:fldCharType="end"/>
                            </w:r>
                            <w:r>
                              <w:t xml:space="preserve">: Explicit solutions with coarse </w:t>
                            </w:r>
                            <w:proofErr w:type="gramStart"/>
                            <w:r>
                              <w:t>grid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F2D19" id="_x0000_s1028" type="#_x0000_t202" style="position:absolute;margin-left:-37.65pt;margin-top:240.85pt;width:535.6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cPGgIAAD8EAAAOAAAAZHJzL2Uyb0RvYy54bWysU1GP2jAMfp+0/xDlfRSYY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G08/zWa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" stroked="f">
                <v:textbox style="mso-fit-shape-to-text:t" inset="0,0,0,0">
                  <w:txbxContent>
                    <w:p w14:paraId="4D25867A" w14:textId="7ABD50CC" w:rsidR="00070BD2" w:rsidRPr="00F33C4F" w:rsidRDefault="00070BD2" w:rsidP="00070BD2">
                      <w:pPr>
                        <w:pStyle w:val="Caption"/>
                        <w:jc w:val="center"/>
                        <w:rPr>
                          <w:rFonts w:eastAsiaTheme="minorHAnsi"/>
                          <w:noProof/>
                          <w:lang w:eastAsia="en-US"/>
                        </w:rPr>
                      </w:pPr>
                      <w:r>
                        <w:t xml:space="preserve">Figure </w:t>
                      </w:r>
                      <w:r>
                        <w:fldChar w:fldCharType="begin"/>
                      </w:r>
                      <w:r>
                        <w:instrText xml:space="preserve"> SEQ Figure \* ARABIC </w:instrText>
                      </w:r>
                      <w:r>
                        <w:fldChar w:fldCharType="separate"/>
                      </w:r>
                      <w:r w:rsidR="00AA3AC9">
                        <w:rPr>
                          <w:noProof/>
                        </w:rPr>
                        <w:t>3</w:t>
                      </w:r>
                      <w:r>
                        <w:fldChar w:fldCharType="end"/>
                      </w:r>
                      <w:r>
                        <w:t xml:space="preserve">: Explicit solutions with coarse </w:t>
                      </w:r>
                      <w:proofErr w:type="gramStart"/>
                      <w:r>
                        <w:t>grid</w:t>
                      </w:r>
                      <w:proofErr w:type="gramEnd"/>
                    </w:p>
                  </w:txbxContent>
                </v:textbox>
                <w10:wrap type="topAndBottom"/>
              </v:shape>
            </w:pict>
          </mc:Fallback>
        </mc:AlternateContent>
      </w:r>
      <w:r>
        <w:rPr>
          <w:noProof/>
        </w:rPr>
        <mc:AlternateContent>
          <mc:Choice Requires="wpg">
            <w:drawing>
              <wp:anchor distT="0" distB="0" distL="114300" distR="114300" simplePos="0" relativeHeight="251658244" behindDoc="0" locked="0" layoutInCell="1" allowOverlap="1" wp14:anchorId="1384BFB3" wp14:editId="77603552">
                <wp:simplePos x="0" y="0"/>
                <wp:positionH relativeFrom="margin">
                  <wp:align>center</wp:align>
                </wp:positionH>
                <wp:positionV relativeFrom="paragraph">
                  <wp:posOffset>689508</wp:posOffset>
                </wp:positionV>
                <wp:extent cx="6802755" cy="2326005"/>
                <wp:effectExtent l="0" t="0" r="0" b="0"/>
                <wp:wrapTopAndBottom/>
                <wp:docPr id="1373666925"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02755" cy="2326005"/>
                          <a:chOff x="0" y="0"/>
                          <a:chExt cx="7252512" cy="2479675"/>
                        </a:xfrm>
                      </wpg:grpSpPr>
                      <pic:pic xmlns:pic="http://schemas.openxmlformats.org/drawingml/2006/picture">
                        <pic:nvPicPr>
                          <pic:cNvPr id="1911814206" name="Picture 1" descr="A graph of a graph showing a red and orange graph&#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67915" cy="2479675"/>
                          </a:xfrm>
                          <a:prstGeom prst="rect">
                            <a:avLst/>
                          </a:prstGeom>
                        </pic:spPr>
                      </pic:pic>
                      <pic:pic xmlns:pic="http://schemas.openxmlformats.org/drawingml/2006/picture">
                        <pic:nvPicPr>
                          <pic:cNvPr id="1039055753" name="Picture 1" descr="A graph with red and blue line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326233" y="292608"/>
                            <a:ext cx="2425065" cy="1952625"/>
                          </a:xfrm>
                          <a:prstGeom prst="rect">
                            <a:avLst/>
                          </a:prstGeom>
                        </pic:spPr>
                      </pic:pic>
                      <pic:pic xmlns:pic="http://schemas.openxmlformats.org/drawingml/2006/picture">
                        <pic:nvPicPr>
                          <pic:cNvPr id="144915015" name="Picture 1" descr="A graph of a contour plot&#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857292" y="248717"/>
                            <a:ext cx="2395220" cy="1981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534897" id="Group 2" o:spid="_x0000_s1026" style="position:absolute;margin-left:0;margin-top:54.3pt;width:535.65pt;height:183.15pt;z-index:251667456;mso-position-horizontal:center;mso-position-horizontal-relative:margin;mso-width-relative:margin;mso-height-relative:margin" coordsize="72525,24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">
                <o:lock v:ext="edit" aspectratio="t"/>
                <v:shape id="Picture 1" o:spid="_x0000_s1027" type="#_x0000_t75" alt="A graph of a graph showing a red and orange graph&#10;&#10;Description automatically generated with medium confidence" style="position:absolute;width:23679;height:24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">
                  <v:imagedata r:id="rId23" o:title="A graph of a graph showing a red and orange graph&#10;&#10;Description automatically generated with medium confidence"/>
                </v:shape>
                <v:shape id="Picture 1" o:spid="_x0000_s1028" type="#_x0000_t75" alt="A graph with red and blue lines&#10;&#10;Description automatically generated" style="position:absolute;left:23262;top:2926;width:24250;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">
                  <v:imagedata r:id="rId24" o:title="A graph with red and blue lines&#10;&#10;Description automatically generated"/>
                </v:shape>
                <v:shape id="Picture 1" o:spid="_x0000_s1029" type="#_x0000_t75" alt="A graph of a contour plot&#10;&#10;Description automatically generated with medium confidence" style="position:absolute;left:48572;top:2487;width:23953;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">
                  <v:imagedata r:id="rId25" o:title="A graph of a contour plot&#10;&#10;Description automatically generated with medium confidence"/>
                </v:shape>
                <w10:wrap type="topAndBottom" anchorx="margin"/>
              </v:group>
            </w:pict>
          </mc:Fallback>
        </mc:AlternateContent>
      </w:r>
      <w:r w:rsidR="00AB1F0D">
        <w:rPr>
          <w:color w:val="000000" w:themeColor="text1"/>
        </w:rPr>
        <w:t xml:space="preserve">A coarser grid is then used with time step, </w:t>
      </w:r>
      <m:oMath>
        <m:r>
          <w:rPr>
            <w:rFonts w:ascii="Cambria Math" w:hAnsi="Cambria Math"/>
            <w:color w:val="000000" w:themeColor="text1"/>
          </w:rPr>
          <m:t>k=0.5</m:t>
        </m:r>
      </m:oMath>
      <w:r w:rsidR="00DD1183">
        <w:rPr>
          <w:rFonts w:eastAsiaTheme="minorEastAsia"/>
          <w:color w:val="000000" w:themeColor="text1"/>
        </w:rPr>
        <w:t xml:space="preserve"> </w:t>
      </w:r>
      <w:r w:rsidR="00AB1F0D">
        <w:rPr>
          <w:color w:val="000000" w:themeColor="text1"/>
        </w:rPr>
        <w:t xml:space="preserve">and space step, </w:t>
      </w:r>
      <m:oMath>
        <m:r>
          <w:rPr>
            <w:rFonts w:ascii="Cambria Math" w:hAnsi="Cambria Math"/>
            <w:color w:val="000000" w:themeColor="text1"/>
          </w:rPr>
          <m:t>h=0.1</m:t>
        </m:r>
      </m:oMath>
      <w:r w:rsidR="00AB1F0D">
        <w:rPr>
          <w:color w:val="000000" w:themeColor="text1"/>
        </w:rPr>
        <w:t>. The plots for both explicit and implicit methods when the coarser grid is used is shown below</w:t>
      </w:r>
      <w:r>
        <w:rPr>
          <w:color w:val="000000" w:themeColor="text1"/>
        </w:rPr>
        <w:t xml:space="preserve"> in Figures 3 and 4</w:t>
      </w:r>
      <w:r w:rsidR="00AB1F0D">
        <w:rPr>
          <w:color w:val="000000" w:themeColor="text1"/>
        </w:rPr>
        <w:t xml:space="preserve">. </w:t>
      </w:r>
    </w:p>
    <w:p w14:paraId="0F6F2610" w14:textId="73B1522D" w:rsidR="00A94D18" w:rsidRDefault="00725D28" w:rsidP="00C447DE">
      <w:pPr>
        <w:spacing w:line="276" w:lineRule="auto"/>
        <w:jc w:val="center"/>
        <w:rPr>
          <w:noProof/>
        </w:rPr>
      </w:pPr>
      <w:r w:rsidRPr="00725D28">
        <w:rPr>
          <w:noProof/>
        </w:rPr>
        <w:t xml:space="preserve">  </w:t>
      </w:r>
    </w:p>
    <w:p w14:paraId="3613F6F3" w14:textId="77777777" w:rsidR="00A94D18" w:rsidRDefault="00A94D18" w:rsidP="00A94D18">
      <w:pPr>
        <w:spacing w:line="276" w:lineRule="auto"/>
        <w:rPr>
          <w:color w:val="000000" w:themeColor="text1"/>
        </w:rPr>
      </w:pPr>
      <w:r>
        <w:rPr>
          <w:color w:val="000000" w:themeColor="text1"/>
        </w:rPr>
        <w:t xml:space="preserve">Explicit methods have a strict convergence criterion and become unstable when mesh sizes get too large. From equation (26), the coefficient of the previous node </w:t>
      </w:r>
      <m:oMath>
        <m:r>
          <w:rPr>
            <w:rFonts w:ascii="Cambria Math" w:hAnsi="Cambria Math" w:cstheme="minorHAnsi"/>
            <w:color w:val="000000" w:themeColor="text1"/>
          </w:rPr>
          <m:t>u</m:t>
        </m:r>
        <m:d>
          <m:dPr>
            <m:ctrlPr>
              <w:rPr>
                <w:rFonts w:ascii="Cambria Math" w:hAnsi="Cambria Math" w:cstheme="minorHAnsi"/>
                <w:color w:val="000000" w:themeColor="text1"/>
              </w:rPr>
            </m:ctrlPr>
          </m:dPr>
          <m:e>
            <m:r>
              <w:rPr>
                <w:rFonts w:ascii="Cambria Math" w:hAnsi="Cambria Math" w:cstheme="minorHAnsi"/>
                <w:color w:val="000000" w:themeColor="text1"/>
              </w:rPr>
              <m:t>x,τ</m:t>
            </m:r>
          </m:e>
        </m:d>
      </m:oMath>
      <w:r>
        <w:rPr>
          <w:rFonts w:eastAsiaTheme="minorEastAsia"/>
          <w:color w:val="000000" w:themeColor="text1"/>
        </w:rPr>
        <w:t xml:space="preserve"> must be greater than 0</w:t>
      </w:r>
      <w:r>
        <w:rPr>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8110"/>
        <w:gridCol w:w="628"/>
        <w:gridCol w:w="6"/>
      </w:tblGrid>
      <w:tr w:rsidR="00A94D18" w:rsidRPr="0098252E" w14:paraId="3032BC3C" w14:textId="77777777">
        <w:trPr>
          <w:gridAfter w:val="1"/>
          <w:wAfter w:w="6" w:type="dxa"/>
        </w:trPr>
        <w:tc>
          <w:tcPr>
            <w:tcW w:w="279" w:type="dxa"/>
            <w:vAlign w:val="center"/>
          </w:tcPr>
          <w:p w14:paraId="36F59887" w14:textId="77777777" w:rsidR="00A94D18" w:rsidRPr="0098252E" w:rsidRDefault="00A94D18">
            <w:pPr>
              <w:pStyle w:val="Caption"/>
              <w:jc w:val="center"/>
              <w:rPr>
                <w:rFonts w:ascii="Arial" w:eastAsia="DengXian Light" w:hAnsi="Arial" w:cs="Arial"/>
                <w:i w:val="0"/>
                <w:sz w:val="24"/>
                <w:szCs w:val="24"/>
              </w:rPr>
            </w:pPr>
          </w:p>
        </w:tc>
        <w:tc>
          <w:tcPr>
            <w:tcW w:w="8497" w:type="dxa"/>
            <w:vAlign w:val="center"/>
          </w:tcPr>
          <w:p w14:paraId="06E93B21" w14:textId="77777777" w:rsidR="00A94D18" w:rsidRPr="00CC316A" w:rsidRDefault="00024AED">
            <w:pPr>
              <w:pStyle w:val="Caption"/>
              <w:jc w:val="center"/>
              <w:rPr>
                <w:rFonts w:cstheme="minorHAnsi"/>
                <w:i w:val="0"/>
                <w:iCs w:val="0"/>
                <w:color w:val="000000" w:themeColor="text1"/>
                <w:sz w:val="24"/>
                <w:szCs w:val="24"/>
              </w:rPr>
            </w:pPr>
            <m:oMathPara>
              <m:oMath>
                <m:r>
                  <w:rPr>
                    <w:rFonts w:ascii="Cambria Math" w:hAnsi="Cambria Math" w:cstheme="minorHAnsi"/>
                    <w:color w:val="000000" w:themeColor="text1"/>
                    <w:sz w:val="24"/>
                    <w:szCs w:val="24"/>
                  </w:rPr>
                  <m:t>1-</m:t>
                </m:r>
                <m:f>
                  <m:fPr>
                    <m:ctrlPr>
                      <w:rPr>
                        <w:rFonts w:ascii="Cambria Math" w:hAnsi="Cambria Math" w:cstheme="minorHAnsi"/>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num>
                  <m:den>
                    <m:r>
                      <w:rPr>
                        <w:rFonts w:ascii="Cambria Math" w:hAnsi="Cambria Math" w:cstheme="minorHAnsi"/>
                        <w:color w:val="000000" w:themeColor="text1"/>
                        <w:sz w:val="24"/>
                        <w:szCs w:val="24"/>
                      </w:rPr>
                      <m:t>2</m:t>
                    </m:r>
                  </m:den>
                </m:f>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2k</m:t>
                    </m:r>
                  </m:num>
                  <m:den>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≥0</m:t>
                </m:r>
              </m:oMath>
            </m:oMathPara>
          </w:p>
        </w:tc>
        <w:tc>
          <w:tcPr>
            <w:tcW w:w="240" w:type="dxa"/>
            <w:vAlign w:val="center"/>
          </w:tcPr>
          <w:p w14:paraId="3C8E0A6D" w14:textId="1CA8661F" w:rsidR="00A94D18" w:rsidRPr="00CC316A" w:rsidRDefault="00A94D18">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000F79E3" w:rsidRPr="00AC1A42">
              <w:rPr>
                <w:rFonts w:ascii="Cambria Math" w:hAnsi="Cambria Math" w:cstheme="minorHAnsi"/>
                <w:i w:val="0"/>
                <w:iCs w:val="0"/>
                <w:color w:val="000000" w:themeColor="text1"/>
                <w:sz w:val="24"/>
                <w:szCs w:val="24"/>
              </w:rPr>
              <w:t>29</w:t>
            </w:r>
            <w:r w:rsidRPr="00CC316A">
              <w:rPr>
                <w:rFonts w:cstheme="minorHAnsi"/>
                <w:i w:val="0"/>
                <w:iCs w:val="0"/>
                <w:color w:val="000000" w:themeColor="text1"/>
                <w:sz w:val="24"/>
                <w:szCs w:val="24"/>
              </w:rPr>
              <w:t>)</w:t>
            </w:r>
          </w:p>
        </w:tc>
      </w:tr>
      <w:tr w:rsidR="00A94D18" w:rsidRPr="0098252E" w14:paraId="7E4745B5" w14:textId="77777777">
        <w:trPr>
          <w:gridAfter w:val="1"/>
          <w:wAfter w:w="6" w:type="dxa"/>
        </w:trPr>
        <w:tc>
          <w:tcPr>
            <w:tcW w:w="279" w:type="dxa"/>
            <w:vAlign w:val="center"/>
          </w:tcPr>
          <w:p w14:paraId="256C0BF6" w14:textId="77777777" w:rsidR="00A94D18" w:rsidRPr="0098252E" w:rsidRDefault="00A94D18">
            <w:pPr>
              <w:pStyle w:val="Caption"/>
              <w:jc w:val="center"/>
              <w:rPr>
                <w:rFonts w:ascii="Arial" w:eastAsia="DengXian Light" w:hAnsi="Arial" w:cs="Arial"/>
                <w:i w:val="0"/>
                <w:sz w:val="24"/>
                <w:szCs w:val="24"/>
              </w:rPr>
            </w:pPr>
          </w:p>
        </w:tc>
        <w:tc>
          <w:tcPr>
            <w:tcW w:w="8497" w:type="dxa"/>
            <w:vAlign w:val="center"/>
          </w:tcPr>
          <w:p w14:paraId="3D139EC1" w14:textId="77777777" w:rsidR="00A94D18" w:rsidRPr="00CC316A" w:rsidRDefault="00024AED">
            <w:pPr>
              <w:pStyle w:val="Caption"/>
              <w:jc w:val="center"/>
              <w:rPr>
                <w:rFonts w:cstheme="minorHAnsi"/>
                <w:i w:val="0"/>
                <w:iCs w:val="0"/>
                <w:color w:val="000000" w:themeColor="text1"/>
                <w:sz w:val="24"/>
                <w:szCs w:val="24"/>
              </w:rPr>
            </w:pPr>
            <m:oMathPara>
              <m:oMath>
                <m:r>
                  <w:rPr>
                    <w:rFonts w:ascii="Cambria Math" w:hAnsi="Cambria Math" w:cstheme="minorHAnsi"/>
                    <w:color w:val="000000" w:themeColor="text1"/>
                    <w:sz w:val="24"/>
                    <w:szCs w:val="24"/>
                  </w:rPr>
                  <m:t>k≤</m:t>
                </m:r>
                <m:f>
                  <m:fPr>
                    <m:ctrlPr>
                      <w:rPr>
                        <w:rFonts w:ascii="Cambria Math" w:hAnsi="Cambria Math" w:cstheme="minorHAnsi"/>
                        <w:i w:val="0"/>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h</m:t>
                        </m:r>
                      </m:e>
                      <m:sup>
                        <m:r>
                          <w:rPr>
                            <w:rFonts w:ascii="Cambria Math" w:hAnsi="Cambria Math" w:cstheme="minorHAnsi"/>
                            <w:color w:val="000000" w:themeColor="text1"/>
                            <w:sz w:val="24"/>
                            <w:szCs w:val="24"/>
                          </w:rPr>
                          <m:t>2</m:t>
                        </m:r>
                      </m:sup>
                    </m:sSup>
                  </m:num>
                  <m:den>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den>
                </m:f>
              </m:oMath>
            </m:oMathPara>
          </w:p>
        </w:tc>
        <w:tc>
          <w:tcPr>
            <w:tcW w:w="240" w:type="dxa"/>
            <w:vAlign w:val="center"/>
          </w:tcPr>
          <w:p w14:paraId="34BE2968" w14:textId="22F39034" w:rsidR="00A94D18" w:rsidRPr="00CC316A" w:rsidRDefault="00A94D18">
            <w:pPr>
              <w:pStyle w:val="Caption"/>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00286A24" w:rsidRPr="00AC1A42">
              <w:rPr>
                <w:rFonts w:ascii="Cambria Math" w:hAnsi="Cambria Math" w:cstheme="minorHAnsi"/>
                <w:i w:val="0"/>
                <w:iCs w:val="0"/>
                <w:color w:val="000000" w:themeColor="text1"/>
                <w:sz w:val="24"/>
                <w:szCs w:val="24"/>
              </w:rPr>
              <w:t>3</w:t>
            </w:r>
            <w:r w:rsidR="00AC1A42" w:rsidRPr="00AC1A42">
              <w:rPr>
                <w:rFonts w:ascii="Cambria Math" w:hAnsi="Cambria Math" w:cstheme="minorHAnsi"/>
                <w:i w:val="0"/>
                <w:iCs w:val="0"/>
                <w:color w:val="000000" w:themeColor="text1"/>
                <w:sz w:val="24"/>
                <w:szCs w:val="24"/>
              </w:rPr>
              <w:t>0</w:t>
            </w:r>
            <w:r w:rsidRPr="00CC316A">
              <w:rPr>
                <w:rFonts w:cstheme="minorHAnsi"/>
                <w:i w:val="0"/>
                <w:iCs w:val="0"/>
                <w:color w:val="000000" w:themeColor="text1"/>
                <w:sz w:val="24"/>
                <w:szCs w:val="24"/>
              </w:rPr>
              <w:t>)</w:t>
            </w:r>
          </w:p>
        </w:tc>
      </w:tr>
      <w:tr w:rsidR="00A94D18" w:rsidRPr="0098252E" w14:paraId="7E3B5CF7" w14:textId="77777777">
        <w:tc>
          <w:tcPr>
            <w:tcW w:w="279" w:type="dxa"/>
            <w:vAlign w:val="center"/>
          </w:tcPr>
          <w:p w14:paraId="0F4A232C" w14:textId="77777777" w:rsidR="00A94D18" w:rsidRPr="0098252E" w:rsidRDefault="00A94D18">
            <w:pPr>
              <w:pStyle w:val="Caption"/>
              <w:jc w:val="center"/>
              <w:rPr>
                <w:rFonts w:ascii="Arial" w:eastAsia="DengXian Light" w:hAnsi="Arial" w:cs="Arial"/>
                <w:i w:val="0"/>
                <w:sz w:val="24"/>
                <w:szCs w:val="24"/>
              </w:rPr>
            </w:pPr>
          </w:p>
        </w:tc>
        <w:tc>
          <w:tcPr>
            <w:tcW w:w="8497" w:type="dxa"/>
            <w:vAlign w:val="center"/>
          </w:tcPr>
          <w:p w14:paraId="2A34108C" w14:textId="14689A17" w:rsidR="00A94D18" w:rsidRPr="00CC316A" w:rsidRDefault="00F60ADA">
            <w:pPr>
              <w:pStyle w:val="Caption"/>
              <w:jc w:val="center"/>
              <w:rPr>
                <w:rFonts w:cstheme="minorHAnsi"/>
                <w:i w:val="0"/>
                <w:iCs w:val="0"/>
                <w:color w:val="000000" w:themeColor="text1"/>
                <w:sz w:val="24"/>
                <w:szCs w:val="24"/>
              </w:rPr>
            </w:pPr>
            <m:oMathPara>
              <m:oMath>
                <m:r>
                  <m:rPr>
                    <m:sty m:val="p"/>
                  </m:rPr>
                  <w:rPr>
                    <w:rFonts w:ascii="Cambria Math" w:hAnsi="Cambria Math" w:cstheme="minorHAnsi"/>
                    <w:color w:val="000000" w:themeColor="text1"/>
                    <w:sz w:val="24"/>
                    <w:szCs w:val="24"/>
                  </w:rPr>
                  <m:t>If</m:t>
                </m:r>
                <m:r>
                  <w:rPr>
                    <w:rFonts w:ascii="Cambria Math" w:hAnsi="Cambria Math" w:cstheme="minorHAnsi"/>
                    <w:color w:val="000000" w:themeColor="text1"/>
                    <w:sz w:val="24"/>
                    <w:szCs w:val="24"/>
                  </w:rPr>
                  <m:t xml:space="preserve"> σ=0.2, k ≤0.25</m:t>
                </m:r>
              </m:oMath>
            </m:oMathPara>
          </w:p>
        </w:tc>
        <w:tc>
          <w:tcPr>
            <w:tcW w:w="240" w:type="dxa"/>
            <w:gridSpan w:val="2"/>
            <w:vAlign w:val="center"/>
          </w:tcPr>
          <w:p w14:paraId="2A6BA23A" w14:textId="77777777" w:rsidR="00A94D18" w:rsidRPr="00CC316A" w:rsidRDefault="00A94D18">
            <w:pPr>
              <w:pStyle w:val="Caption"/>
              <w:jc w:val="center"/>
              <w:rPr>
                <w:rFonts w:cstheme="minorHAnsi"/>
                <w:i w:val="0"/>
                <w:iCs w:val="0"/>
                <w:color w:val="000000" w:themeColor="text1"/>
                <w:sz w:val="24"/>
                <w:szCs w:val="24"/>
              </w:rPr>
            </w:pPr>
          </w:p>
        </w:tc>
      </w:tr>
    </w:tbl>
    <w:p w14:paraId="2BE17CF2" w14:textId="57316F06" w:rsidR="0019701A" w:rsidRDefault="00F21A71" w:rsidP="00110B0B">
      <w:pPr>
        <w:spacing w:line="276" w:lineRule="auto"/>
        <w:rPr>
          <w:color w:val="000000" w:themeColor="text1"/>
        </w:rPr>
      </w:pPr>
      <w:r>
        <w:rPr>
          <w:noProof/>
        </w:rPr>
        <mc:AlternateContent>
          <mc:Choice Requires="wps">
            <w:drawing>
              <wp:anchor distT="0" distB="0" distL="114300" distR="114300" simplePos="0" relativeHeight="251658247" behindDoc="0" locked="0" layoutInCell="1" allowOverlap="1" wp14:anchorId="1D3AA73A" wp14:editId="6A8F79AA">
                <wp:simplePos x="0" y="0"/>
                <wp:positionH relativeFrom="column">
                  <wp:posOffset>-529590</wp:posOffset>
                </wp:positionH>
                <wp:positionV relativeFrom="paragraph">
                  <wp:posOffset>3035300</wp:posOffset>
                </wp:positionV>
                <wp:extent cx="6786880" cy="635"/>
                <wp:effectExtent l="0" t="0" r="0" b="0"/>
                <wp:wrapTopAndBottom/>
                <wp:docPr id="1141773293" name="Text Box 1"/>
                <wp:cNvGraphicFramePr/>
                <a:graphic xmlns:a="http://schemas.openxmlformats.org/drawingml/2006/main">
                  <a:graphicData uri="http://schemas.microsoft.com/office/word/2010/wordprocessingShape">
                    <wps:wsp>
                      <wps:cNvSpPr txBox="1"/>
                      <wps:spPr>
                        <a:xfrm>
                          <a:off x="0" y="0"/>
                          <a:ext cx="6786880" cy="635"/>
                        </a:xfrm>
                        <a:prstGeom prst="rect">
                          <a:avLst/>
                        </a:prstGeom>
                        <a:solidFill>
                          <a:prstClr val="white"/>
                        </a:solidFill>
                        <a:ln>
                          <a:noFill/>
                        </a:ln>
                      </wps:spPr>
                      <wps:txbx>
                        <w:txbxContent>
                          <w:p w14:paraId="33D8822F" w14:textId="3B3AAECC" w:rsidR="00F21A71" w:rsidRPr="0064136F" w:rsidRDefault="00F21A71" w:rsidP="00F21A71">
                            <w:pPr>
                              <w:pStyle w:val="Caption"/>
                              <w:jc w:val="center"/>
                              <w:rPr>
                                <w:rFonts w:eastAsiaTheme="minorHAnsi"/>
                                <w:noProof/>
                                <w:lang w:eastAsia="en-US"/>
                              </w:rPr>
                            </w:pPr>
                            <w:r>
                              <w:t xml:space="preserve">Figure </w:t>
                            </w:r>
                            <w:r>
                              <w:fldChar w:fldCharType="begin"/>
                            </w:r>
                            <w:r>
                              <w:instrText xml:space="preserve"> SEQ Figure \* ARABIC </w:instrText>
                            </w:r>
                            <w:r>
                              <w:fldChar w:fldCharType="separate"/>
                            </w:r>
                            <w:r w:rsidR="00AA3AC9">
                              <w:rPr>
                                <w:noProof/>
                              </w:rPr>
                              <w:t>4</w:t>
                            </w:r>
                            <w:r>
                              <w:fldChar w:fldCharType="end"/>
                            </w:r>
                            <w:r>
                              <w:t xml:space="preserve">: Implicit solutions with coarse </w:t>
                            </w:r>
                            <w:proofErr w:type="gramStart"/>
                            <w:r>
                              <w:t>grid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AA73A" id="_x0000_s1029" type="#_x0000_t202" style="position:absolute;margin-left:-41.7pt;margin-top:239pt;width:534.4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" stroked="f">
                <v:textbox style="mso-fit-shape-to-text:t" inset="0,0,0,0">
                  <w:txbxContent>
                    <w:p w14:paraId="33D8822F" w14:textId="3B3AAECC" w:rsidR="00F21A71" w:rsidRPr="0064136F" w:rsidRDefault="00F21A71" w:rsidP="00F21A71">
                      <w:pPr>
                        <w:pStyle w:val="Caption"/>
                        <w:jc w:val="center"/>
                        <w:rPr>
                          <w:rFonts w:eastAsiaTheme="minorHAnsi"/>
                          <w:noProof/>
                          <w:lang w:eastAsia="en-US"/>
                        </w:rPr>
                      </w:pPr>
                      <w:r>
                        <w:t xml:space="preserve">Figure </w:t>
                      </w:r>
                      <w:r>
                        <w:fldChar w:fldCharType="begin"/>
                      </w:r>
                      <w:r>
                        <w:instrText xml:space="preserve"> SEQ Figure \* ARABIC </w:instrText>
                      </w:r>
                      <w:r>
                        <w:fldChar w:fldCharType="separate"/>
                      </w:r>
                      <w:r w:rsidR="00AA3AC9">
                        <w:rPr>
                          <w:noProof/>
                        </w:rPr>
                        <w:t>4</w:t>
                      </w:r>
                      <w:r>
                        <w:fldChar w:fldCharType="end"/>
                      </w:r>
                      <w:r>
                        <w:t xml:space="preserve">: Implicit solutions with coarse </w:t>
                      </w:r>
                      <w:proofErr w:type="gramStart"/>
                      <w:r>
                        <w:t>grid</w:t>
                      </w:r>
                      <w:proofErr w:type="gramEnd"/>
                    </w:p>
                  </w:txbxContent>
                </v:textbox>
                <w10:wrap type="topAndBottom"/>
              </v:shape>
            </w:pict>
          </mc:Fallback>
        </mc:AlternateContent>
      </w:r>
      <w:r>
        <w:rPr>
          <w:noProof/>
        </w:rPr>
        <mc:AlternateContent>
          <mc:Choice Requires="wpg">
            <w:drawing>
              <wp:anchor distT="0" distB="0" distL="114300" distR="114300" simplePos="0" relativeHeight="251658246" behindDoc="0" locked="0" layoutInCell="1" allowOverlap="1" wp14:anchorId="011894EA" wp14:editId="76EB99B2">
                <wp:simplePos x="0" y="0"/>
                <wp:positionH relativeFrom="margin">
                  <wp:align>center</wp:align>
                </wp:positionH>
                <wp:positionV relativeFrom="paragraph">
                  <wp:posOffset>491490</wp:posOffset>
                </wp:positionV>
                <wp:extent cx="6786880" cy="2486660"/>
                <wp:effectExtent l="0" t="0" r="0" b="8890"/>
                <wp:wrapTopAndBottom/>
                <wp:docPr id="467230572"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86880" cy="2486660"/>
                          <a:chOff x="0" y="0"/>
                          <a:chExt cx="7021906" cy="2574925"/>
                        </a:xfrm>
                      </wpg:grpSpPr>
                      <pic:pic xmlns:pic="http://schemas.openxmlformats.org/drawingml/2006/picture">
                        <pic:nvPicPr>
                          <pic:cNvPr id="543200479" name="Picture 1" descr="A graph of a graph with different colors&#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82850" cy="2574925"/>
                          </a:xfrm>
                          <a:prstGeom prst="rect">
                            <a:avLst/>
                          </a:prstGeom>
                        </pic:spPr>
                      </pic:pic>
                      <pic:pic xmlns:pic="http://schemas.openxmlformats.org/drawingml/2006/picture">
                        <pic:nvPicPr>
                          <pic:cNvPr id="1792573531" name="Picture 1" descr="A diagram of a line graph&#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406701" y="329184"/>
                            <a:ext cx="2366010" cy="1915160"/>
                          </a:xfrm>
                          <a:prstGeom prst="rect">
                            <a:avLst/>
                          </a:prstGeom>
                        </pic:spPr>
                      </pic:pic>
                      <pic:pic xmlns:pic="http://schemas.openxmlformats.org/drawingml/2006/picture">
                        <pic:nvPicPr>
                          <pic:cNvPr id="1638438992" name="Picture 1" descr="A chart of different colors&#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4798771" y="329184"/>
                            <a:ext cx="2223135" cy="18942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1F0253" id="Group 3" o:spid="_x0000_s1026" style="position:absolute;margin-left:0;margin-top:38.7pt;width:534.4pt;height:195.8pt;z-index:251671552;mso-position-horizontal:center;mso-position-horizontal-relative:margin;mso-width-relative:margin;mso-height-relative:margin" coordsize="70219,25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">
                <o:lock v:ext="edit" aspectratio="t"/>
                <v:shape id="Picture 1" o:spid="_x0000_s1027" type="#_x0000_t75" alt="A graph of a graph with different colors&#10;&#10;Description automatically generated with medium confidence" style="position:absolute;width:24828;height:25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">
                  <v:imagedata r:id="rId29" o:title="A graph of a graph with different colors&#10;&#10;Description automatically generated with medium confidence"/>
                </v:shape>
                <v:shape id="Picture 1" o:spid="_x0000_s1028" type="#_x0000_t75" alt="A diagram of a line graph&#10;&#10;Description automatically generated with medium confidence" style="position:absolute;left:24067;top:3291;width:23660;height:19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">
                  <v:imagedata r:id="rId30" o:title="A diagram of a line graph&#10;&#10;Description automatically generated with medium confidence"/>
                </v:shape>
                <v:shape id="Picture 1" o:spid="_x0000_s1029" type="#_x0000_t75" alt="A chart of different colors&#10;&#10;Description automatically generated" style="position:absolute;left:47987;top:3291;width:22232;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">
                  <v:imagedata r:id="rId31" o:title="A chart of different colors&#10;&#10;Description automatically generated"/>
                </v:shape>
                <w10:wrap type="topAndBottom" anchorx="margin"/>
              </v:group>
            </w:pict>
          </mc:Fallback>
        </mc:AlternateContent>
      </w:r>
      <w:r w:rsidR="00336056">
        <w:rPr>
          <w:color w:val="000000" w:themeColor="text1"/>
        </w:rPr>
        <w:t>T</w:t>
      </w:r>
      <w:r w:rsidR="00A94D18">
        <w:rPr>
          <w:color w:val="000000" w:themeColor="text1"/>
        </w:rPr>
        <w:t xml:space="preserve">he steps </w:t>
      </w:r>
      <w:r w:rsidR="003134A5">
        <w:rPr>
          <w:color w:val="000000" w:themeColor="text1"/>
        </w:rPr>
        <w:t>used</w:t>
      </w:r>
      <w:r w:rsidR="00A94D18">
        <w:rPr>
          <w:color w:val="000000" w:themeColor="text1"/>
        </w:rPr>
        <w:t xml:space="preserve"> </w:t>
      </w:r>
      <w:r w:rsidR="00336056">
        <w:rPr>
          <w:color w:val="000000" w:themeColor="text1"/>
        </w:rPr>
        <w:t xml:space="preserve">in the coarse mesh </w:t>
      </w:r>
      <w:r w:rsidR="00DD1183">
        <w:rPr>
          <w:color w:val="000000" w:themeColor="text1"/>
        </w:rPr>
        <w:t xml:space="preserve">therefore </w:t>
      </w:r>
      <w:r w:rsidR="00A94D18">
        <w:rPr>
          <w:color w:val="000000" w:themeColor="text1"/>
        </w:rPr>
        <w:t>results in instability for the explicit method and did not yield useful results.</w:t>
      </w:r>
      <w:r w:rsidR="00725D28" w:rsidRPr="00725D28">
        <w:rPr>
          <w:noProof/>
        </w:rPr>
        <w:t xml:space="preserve">  </w:t>
      </w:r>
    </w:p>
    <w:p w14:paraId="23FB3D83" w14:textId="00A5F334" w:rsidR="006F7E4B" w:rsidRDefault="00E65930" w:rsidP="007B42F0">
      <w:pPr>
        <w:spacing w:line="276" w:lineRule="auto"/>
        <w:rPr>
          <w:color w:val="000000" w:themeColor="text1"/>
        </w:rPr>
      </w:pPr>
      <w:r>
        <w:rPr>
          <w:color w:val="000000" w:themeColor="text1"/>
        </w:rPr>
        <w:lastRenderedPageBreak/>
        <w:t>T</w:t>
      </w:r>
      <w:r w:rsidR="006F7E4B">
        <w:rPr>
          <w:color w:val="000000" w:themeColor="text1"/>
        </w:rPr>
        <w:t xml:space="preserve">he implicit method </w:t>
      </w:r>
      <w:r>
        <w:rPr>
          <w:color w:val="000000" w:themeColor="text1"/>
        </w:rPr>
        <w:t xml:space="preserve">on the other hand has no </w:t>
      </w:r>
      <w:r w:rsidR="00F92298">
        <w:rPr>
          <w:color w:val="000000" w:themeColor="text1"/>
        </w:rPr>
        <w:t>constrain</w:t>
      </w:r>
      <w:r w:rsidR="00F21A71">
        <w:rPr>
          <w:color w:val="000000" w:themeColor="text1"/>
        </w:rPr>
        <w:t>t</w:t>
      </w:r>
      <w:r w:rsidR="00F92298">
        <w:rPr>
          <w:color w:val="000000" w:themeColor="text1"/>
        </w:rPr>
        <w:t>s on mesh size</w:t>
      </w:r>
      <w:r>
        <w:rPr>
          <w:color w:val="000000" w:themeColor="text1"/>
        </w:rPr>
        <w:t xml:space="preserve">, but smaller mesh sizes would </w:t>
      </w:r>
      <w:r w:rsidR="00BB3003">
        <w:rPr>
          <w:color w:val="000000" w:themeColor="text1"/>
        </w:rPr>
        <w:t>have higher precision</w:t>
      </w:r>
      <w:r>
        <w:rPr>
          <w:color w:val="000000" w:themeColor="text1"/>
        </w:rPr>
        <w:t>.</w:t>
      </w:r>
      <w:r w:rsidR="00BB3003">
        <w:rPr>
          <w:color w:val="000000" w:themeColor="text1"/>
        </w:rPr>
        <w:t xml:space="preserve"> </w:t>
      </w:r>
      <w:r w:rsidR="00DC2734">
        <w:rPr>
          <w:color w:val="000000" w:themeColor="text1"/>
        </w:rPr>
        <w:t xml:space="preserve">A disadvantage of finer mesh sizes </w:t>
      </w:r>
      <w:r w:rsidR="003C770E">
        <w:rPr>
          <w:color w:val="000000" w:themeColor="text1"/>
        </w:rPr>
        <w:t xml:space="preserve">is computational inefficiency, as the implicit methods </w:t>
      </w:r>
      <w:r w:rsidR="00B82006">
        <w:rPr>
          <w:color w:val="000000" w:themeColor="text1"/>
        </w:rPr>
        <w:t xml:space="preserve">require </w:t>
      </w:r>
      <w:r w:rsidR="00F21A71">
        <w:rPr>
          <w:color w:val="000000" w:themeColor="text1"/>
        </w:rPr>
        <w:t>solving a system of linear equations at every time step</w:t>
      </w:r>
      <w:r w:rsidR="00B82006">
        <w:rPr>
          <w:color w:val="000000" w:themeColor="text1"/>
        </w:rPr>
        <w:t xml:space="preserve"> and would require </w:t>
      </w:r>
      <w:r w:rsidR="00301CE2">
        <w:rPr>
          <w:color w:val="000000" w:themeColor="text1"/>
        </w:rPr>
        <w:t>greater computational time to generate results.</w:t>
      </w:r>
    </w:p>
    <w:p w14:paraId="42745447" w14:textId="77777777" w:rsidR="00110B0B" w:rsidRPr="00112A7F" w:rsidRDefault="00110B0B" w:rsidP="007B42F0">
      <w:pPr>
        <w:spacing w:line="276" w:lineRule="auto"/>
        <w:rPr>
          <w:color w:val="000000" w:themeColor="text1"/>
        </w:rPr>
      </w:pPr>
    </w:p>
    <w:p w14:paraId="715E191C" w14:textId="77777777" w:rsidR="00A96D8E" w:rsidRDefault="00A96D8E" w:rsidP="007B42F0">
      <w:pPr>
        <w:spacing w:line="276" w:lineRule="auto"/>
        <w:rPr>
          <w:color w:val="C00000"/>
        </w:rPr>
      </w:pPr>
      <w:r w:rsidRPr="00833A40">
        <w:rPr>
          <w:color w:val="C00000"/>
        </w:rPr>
        <w:t>G) Other remarks (limits of the model, convergence problems, possible alternative approaches, anything you find relevant and important to mention):</w:t>
      </w:r>
    </w:p>
    <w:p w14:paraId="7CE010CE" w14:textId="04EC2A8E" w:rsidR="00643B9F" w:rsidRDefault="00643B9F" w:rsidP="00643B9F">
      <w:pPr>
        <w:rPr>
          <w:color w:val="000000" w:themeColor="text1"/>
        </w:rPr>
      </w:pPr>
      <w:r>
        <w:rPr>
          <w:color w:val="000000" w:themeColor="text1"/>
        </w:rPr>
        <w:t xml:space="preserve">The equation could have been numerically solved without transformation into the heat equation, </w:t>
      </w:r>
      <w:r w:rsidR="00D6456C">
        <w:rPr>
          <w:color w:val="000000" w:themeColor="text1"/>
        </w:rPr>
        <w:t xml:space="preserve">however the discretisation would be </w:t>
      </w:r>
      <w:r w:rsidR="002057BF">
        <w:rPr>
          <w:color w:val="000000" w:themeColor="text1"/>
        </w:rPr>
        <w:t xml:space="preserve">more complicated and prone to errors while coding. </w:t>
      </w:r>
    </w:p>
    <w:p w14:paraId="1A099684" w14:textId="77777777" w:rsidR="00643B9F" w:rsidRPr="00833A40" w:rsidRDefault="00643B9F" w:rsidP="007B42F0">
      <w:pPr>
        <w:spacing w:line="276" w:lineRule="auto"/>
        <w:rPr>
          <w:color w:val="C00000"/>
        </w:rPr>
      </w:pPr>
    </w:p>
    <w:p w14:paraId="5D22A186" w14:textId="54837370" w:rsidR="003D632E" w:rsidRDefault="005033B5" w:rsidP="00421CE8">
      <w:pPr>
        <w:rPr>
          <w:color w:val="000000" w:themeColor="text1"/>
        </w:rPr>
      </w:pPr>
      <w:r>
        <w:rPr>
          <w:color w:val="000000" w:themeColor="text1"/>
        </w:rPr>
        <w:t xml:space="preserve">This model only models European call options, where the buyer can only exercise the option to buy the underlying stock at the strike price on the expiration date. </w:t>
      </w:r>
      <w:r w:rsidR="00C71394">
        <w:rPr>
          <w:color w:val="000000" w:themeColor="text1"/>
        </w:rPr>
        <w:t xml:space="preserve">European put options can also be modelled using this equation, but with the boundary conditions being altered </w:t>
      </w:r>
      <w:r w:rsidR="000D0BAF">
        <w:rPr>
          <w:color w:val="000000" w:themeColor="text1"/>
        </w:rPr>
        <w:t xml:space="preserve">and essentially the inverse of call options. </w:t>
      </w:r>
      <w:r w:rsidR="00707909">
        <w:rPr>
          <w:color w:val="000000" w:themeColor="text1"/>
        </w:rPr>
        <w:t xml:space="preserve">American options that can be exercised at any point in time up to the strike price will require modification to the </w:t>
      </w:r>
      <w:r w:rsidR="008165CD">
        <w:rPr>
          <w:color w:val="000000" w:themeColor="text1"/>
        </w:rPr>
        <w:t xml:space="preserve">Black-Scholes equation, namely </w:t>
      </w:r>
      <w:r w:rsidR="00557FA9">
        <w:rPr>
          <w:color w:val="000000" w:themeColor="text1"/>
        </w:rPr>
        <w:t>becoming a</w:t>
      </w:r>
      <w:r w:rsidR="005C3F8D">
        <w:rPr>
          <w:color w:val="000000" w:themeColor="text1"/>
        </w:rPr>
        <w:t xml:space="preserve"> variational</w:t>
      </w:r>
      <w:r w:rsidR="00557FA9">
        <w:rPr>
          <w:color w:val="000000" w:themeColor="text1"/>
        </w:rPr>
        <w:t xml:space="preserve"> inequality</w:t>
      </w:r>
      <w:r w:rsidR="005C3F8D">
        <w:rPr>
          <w:color w:val="000000" w:themeColor="text1"/>
        </w:rPr>
        <w:t xml:space="preserve"> in equation 32</w:t>
      </w:r>
      <w:r w:rsidR="00557FA9">
        <w:rPr>
          <w:color w:val="000000" w:themeColor="text1"/>
        </w:rPr>
        <w:t>.</w:t>
      </w:r>
      <w:r w:rsidR="005C3F8D">
        <w:rPr>
          <w:color w:val="000000" w:themeColor="text1"/>
        </w:rPr>
        <w:t xml:space="preserve"> </w:t>
      </w:r>
    </w:p>
    <w:p w14:paraId="4EFAB949" w14:textId="31E5EF85" w:rsidR="00FB7DA8" w:rsidRDefault="00557FA9" w:rsidP="00421CE8">
      <w:pPr>
        <w:rPr>
          <w:color w:val="000000" w:themeColor="text1"/>
        </w:rPr>
      </w:pPr>
      <w:r>
        <w:rPr>
          <w:color w:val="000000" w:themeColor="text1"/>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8116"/>
        <w:gridCol w:w="628"/>
      </w:tblGrid>
      <w:tr w:rsidR="005C3F8D" w:rsidRPr="0098252E" w14:paraId="13D20C10" w14:textId="77777777" w:rsidTr="002617B4">
        <w:tc>
          <w:tcPr>
            <w:tcW w:w="279" w:type="dxa"/>
            <w:vAlign w:val="center"/>
          </w:tcPr>
          <w:p w14:paraId="69BCFF58" w14:textId="77777777" w:rsidR="005C3F8D" w:rsidRPr="0098252E" w:rsidRDefault="005C3F8D" w:rsidP="002617B4">
            <w:pPr>
              <w:pStyle w:val="Caption"/>
              <w:spacing w:line="276" w:lineRule="auto"/>
              <w:jc w:val="center"/>
              <w:rPr>
                <w:rFonts w:ascii="Arial" w:eastAsia="DengXian Light" w:hAnsi="Arial" w:cs="Arial"/>
                <w:i w:val="0"/>
                <w:sz w:val="24"/>
                <w:szCs w:val="24"/>
              </w:rPr>
            </w:pPr>
          </w:p>
        </w:tc>
        <w:tc>
          <w:tcPr>
            <w:tcW w:w="8497" w:type="dxa"/>
            <w:vAlign w:val="center"/>
          </w:tcPr>
          <w:p w14:paraId="129CB128" w14:textId="620A6BAB" w:rsidR="005C3F8D" w:rsidRPr="00CC316A" w:rsidRDefault="00000000" w:rsidP="002617B4">
            <w:pPr>
              <w:pStyle w:val="Caption"/>
              <w:spacing w:line="276" w:lineRule="auto"/>
              <w:jc w:val="center"/>
              <w:rPr>
                <w:rFonts w:cstheme="minorHAnsi"/>
                <w:i w:val="0"/>
                <w:iCs w:val="0"/>
                <w:color w:val="000000" w:themeColor="text1"/>
                <w:sz w:val="24"/>
                <w:szCs w:val="24"/>
              </w:rPr>
            </w:pPr>
            <m:oMathPara>
              <m:oMath>
                <m:f>
                  <m:fPr>
                    <m:ctrlPr>
                      <w:rPr>
                        <w:rFonts w:ascii="Cambria Math" w:hAnsi="Cambria Math" w:cstheme="minorHAnsi"/>
                        <w:i w:val="0"/>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∂t</m:t>
                    </m:r>
                  </m:den>
                </m:f>
                <m:r>
                  <w:rPr>
                    <w:rFonts w:ascii="Cambria Math" w:hAnsi="Cambria Math" w:cstheme="minorHAnsi"/>
                    <w:color w:val="000000" w:themeColor="text1"/>
                    <w:sz w:val="24"/>
                    <w:szCs w:val="24"/>
                  </w:rPr>
                  <m:t xml:space="preserve">+ </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σ</m:t>
                    </m:r>
                  </m:e>
                  <m:sup>
                    <m:r>
                      <w:rPr>
                        <w:rFonts w:ascii="Cambria Math" w:hAnsi="Cambria Math" w:cstheme="minorHAnsi"/>
                        <w:color w:val="000000" w:themeColor="text1"/>
                        <w:sz w:val="24"/>
                        <w:szCs w:val="24"/>
                      </w:rPr>
                      <m:t>2</m:t>
                    </m:r>
                  </m:sup>
                </m:sSup>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S</m:t>
                    </m:r>
                  </m:e>
                  <m:sup>
                    <m:r>
                      <w:rPr>
                        <w:rFonts w:ascii="Cambria Math" w:hAnsi="Cambria Math" w:cstheme="minorHAnsi"/>
                        <w:color w:val="000000" w:themeColor="text1"/>
                        <w:sz w:val="24"/>
                        <w:szCs w:val="24"/>
                      </w:rPr>
                      <m:t>2</m:t>
                    </m:r>
                  </m:sup>
                </m:sSup>
                <m:f>
                  <m:fPr>
                    <m:ctrlPr>
                      <w:rPr>
                        <w:rFonts w:ascii="Cambria Math" w:hAnsi="Cambria Math" w:cstheme="minorHAnsi"/>
                        <w:iCs w:val="0"/>
                        <w:color w:val="000000" w:themeColor="text1"/>
                        <w:sz w:val="24"/>
                        <w:szCs w:val="24"/>
                      </w:rPr>
                    </m:ctrlPr>
                  </m:fPr>
                  <m:num>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m:t>
                    </m:r>
                    <m:sSup>
                      <m:sSupPr>
                        <m:ctrlPr>
                          <w:rPr>
                            <w:rFonts w:ascii="Cambria Math" w:hAnsi="Cambria Math" w:cstheme="minorHAnsi"/>
                            <w:iCs w:val="0"/>
                            <w:color w:val="000000" w:themeColor="text1"/>
                            <w:sz w:val="24"/>
                            <w:szCs w:val="24"/>
                          </w:rPr>
                        </m:ctrlPr>
                      </m:sSupPr>
                      <m:e>
                        <m:r>
                          <w:rPr>
                            <w:rFonts w:ascii="Cambria Math" w:hAnsi="Cambria Math" w:cstheme="minorHAnsi"/>
                            <w:color w:val="000000" w:themeColor="text1"/>
                            <w:sz w:val="24"/>
                            <w:szCs w:val="24"/>
                          </w:rPr>
                          <m:t>S</m:t>
                        </m:r>
                      </m:e>
                      <m:sup>
                        <m:r>
                          <w:rPr>
                            <w:rFonts w:ascii="Cambria Math" w:hAnsi="Cambria Math" w:cstheme="minorHAnsi"/>
                            <w:color w:val="000000" w:themeColor="text1"/>
                            <w:sz w:val="24"/>
                            <w:szCs w:val="24"/>
                          </w:rPr>
                          <m:t>2</m:t>
                        </m:r>
                      </m:sup>
                    </m:sSup>
                  </m:den>
                </m:f>
                <m:r>
                  <w:rPr>
                    <w:rFonts w:ascii="Cambria Math" w:hAnsi="Cambria Math" w:cstheme="minorHAnsi"/>
                    <w:color w:val="000000" w:themeColor="text1"/>
                    <w:sz w:val="24"/>
                    <w:szCs w:val="24"/>
                  </w:rPr>
                  <m:t>+rS</m:t>
                </m:r>
                <m:f>
                  <m:fPr>
                    <m:ctrlPr>
                      <w:rPr>
                        <w:rFonts w:ascii="Cambria Math" w:hAnsi="Cambria Math" w:cstheme="minorHAnsi"/>
                        <w:iCs w:val="0"/>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∂S</m:t>
                    </m:r>
                  </m:den>
                </m:f>
                <m:r>
                  <w:rPr>
                    <w:rFonts w:ascii="Cambria Math" w:hAnsi="Cambria Math" w:cstheme="minorHAnsi"/>
                    <w:color w:val="000000" w:themeColor="text1"/>
                    <w:sz w:val="24"/>
                    <w:szCs w:val="24"/>
                  </w:rPr>
                  <m:t>-rV≤0</m:t>
                </m:r>
              </m:oMath>
            </m:oMathPara>
          </w:p>
        </w:tc>
        <w:tc>
          <w:tcPr>
            <w:tcW w:w="240" w:type="dxa"/>
            <w:vAlign w:val="center"/>
          </w:tcPr>
          <w:p w14:paraId="20450B5F" w14:textId="7A00F8CB" w:rsidR="005C3F8D" w:rsidRPr="00CC316A" w:rsidRDefault="005C3F8D" w:rsidP="002617B4">
            <w:pPr>
              <w:pStyle w:val="Caption"/>
              <w:spacing w:line="276" w:lineRule="auto"/>
              <w:jc w:val="center"/>
              <w:rPr>
                <w:rFonts w:cstheme="minorHAnsi"/>
                <w:i w:val="0"/>
                <w:iCs w:val="0"/>
                <w:color w:val="000000" w:themeColor="text1"/>
                <w:sz w:val="24"/>
                <w:szCs w:val="24"/>
              </w:rPr>
            </w:pPr>
            <w:r w:rsidRPr="00CC316A">
              <w:rPr>
                <w:rFonts w:cstheme="minorHAnsi"/>
                <w:i w:val="0"/>
                <w:iCs w:val="0"/>
                <w:color w:val="000000" w:themeColor="text1"/>
                <w:sz w:val="24"/>
                <w:szCs w:val="24"/>
              </w:rPr>
              <w:t>(</w:t>
            </w:r>
            <w:r w:rsidRPr="00AC1A42">
              <w:rPr>
                <w:rFonts w:ascii="Cambria Math" w:hAnsi="Cambria Math" w:cstheme="minorHAnsi"/>
                <w:i w:val="0"/>
                <w:iCs w:val="0"/>
                <w:color w:val="000000" w:themeColor="text1"/>
                <w:sz w:val="24"/>
                <w:szCs w:val="24"/>
              </w:rPr>
              <w:t>3</w:t>
            </w:r>
            <w:r w:rsidR="00AC1A42" w:rsidRPr="00AC1A42">
              <w:rPr>
                <w:rFonts w:ascii="Cambria Math" w:hAnsi="Cambria Math" w:cstheme="minorHAnsi"/>
                <w:i w:val="0"/>
                <w:iCs w:val="0"/>
                <w:color w:val="000000" w:themeColor="text1"/>
                <w:sz w:val="24"/>
                <w:szCs w:val="24"/>
              </w:rPr>
              <w:t>1</w:t>
            </w:r>
            <w:r w:rsidRPr="00CC316A">
              <w:rPr>
                <w:rFonts w:cstheme="minorHAnsi"/>
                <w:i w:val="0"/>
                <w:iCs w:val="0"/>
                <w:color w:val="000000" w:themeColor="text1"/>
                <w:sz w:val="24"/>
                <w:szCs w:val="24"/>
              </w:rPr>
              <w:t>)</w:t>
            </w:r>
          </w:p>
        </w:tc>
      </w:tr>
    </w:tbl>
    <w:p w14:paraId="75877C6B" w14:textId="77777777" w:rsidR="005C3F8D" w:rsidRDefault="005C3F8D" w:rsidP="00421CE8">
      <w:pPr>
        <w:rPr>
          <w:color w:val="000000" w:themeColor="text1"/>
        </w:rPr>
      </w:pPr>
    </w:p>
    <w:sectPr w:rsidR="005C3F8D" w:rsidSect="008B19D7">
      <w:footerReference w:type="default" r:id="rId3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31825" w14:textId="77777777" w:rsidR="008B19D7" w:rsidRDefault="008B19D7" w:rsidP="003A4C8E">
      <w:r>
        <w:separator/>
      </w:r>
    </w:p>
  </w:endnote>
  <w:endnote w:type="continuationSeparator" w:id="0">
    <w:p w14:paraId="32D45048" w14:textId="77777777" w:rsidR="008B19D7" w:rsidRDefault="008B19D7" w:rsidP="003A4C8E">
      <w:r>
        <w:continuationSeparator/>
      </w:r>
    </w:p>
  </w:endnote>
  <w:endnote w:type="continuationNotice" w:id="1">
    <w:p w14:paraId="4D3C899E" w14:textId="77777777" w:rsidR="008B19D7" w:rsidRDefault="008B19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80C7" w14:textId="364AF755" w:rsidR="003A4C8E" w:rsidRPr="00C60D44" w:rsidRDefault="003A4C8E" w:rsidP="003A4C8E">
    <w:pPr>
      <w:pStyle w:val="Footer"/>
      <w:rPr>
        <w:rFonts w:ascii="Calibri" w:hAnsi="Calibri" w:cs="Arial"/>
        <w:color w:val="A6A6A6"/>
        <w:sz w:val="20"/>
        <w:szCs w:val="20"/>
      </w:rPr>
    </w:pPr>
    <w:r w:rsidRPr="00C60D44">
      <w:rPr>
        <w:rFonts w:ascii="Calibri" w:hAnsi="Calibri" w:cs="Arial"/>
        <w:color w:val="A6A6A6"/>
        <w:sz w:val="20"/>
        <w:szCs w:val="20"/>
      </w:rPr>
      <w:t>ME</w:t>
    </w:r>
    <w:r>
      <w:rPr>
        <w:rFonts w:ascii="Calibri" w:hAnsi="Calibri" w:cs="Arial"/>
        <w:color w:val="A6A6A6"/>
        <w:sz w:val="20"/>
        <w:szCs w:val="20"/>
      </w:rPr>
      <w:t>2</w:t>
    </w:r>
    <w:r w:rsidRPr="00C60D44">
      <w:rPr>
        <w:rFonts w:ascii="Calibri" w:hAnsi="Calibri" w:cs="Arial"/>
        <w:color w:val="A6A6A6"/>
        <w:sz w:val="20"/>
        <w:szCs w:val="20"/>
      </w:rPr>
      <w:t xml:space="preserve"> </w:t>
    </w:r>
    <w:r>
      <w:rPr>
        <w:rFonts w:ascii="Calibri" w:hAnsi="Calibri" w:cs="Arial"/>
        <w:color w:val="A6A6A6"/>
        <w:sz w:val="20"/>
        <w:szCs w:val="20"/>
      </w:rPr>
      <w:t xml:space="preserve">Maths &amp; </w:t>
    </w:r>
    <w:r w:rsidRPr="00C60D44">
      <w:rPr>
        <w:rFonts w:ascii="Calibri" w:hAnsi="Calibri" w:cs="Arial"/>
        <w:color w:val="A6A6A6"/>
        <w:sz w:val="20"/>
        <w:szCs w:val="20"/>
      </w:rPr>
      <w:t>Computing 20</w:t>
    </w:r>
    <w:r w:rsidR="009341A7">
      <w:rPr>
        <w:rFonts w:ascii="Calibri" w:hAnsi="Calibri" w:cs="Arial"/>
        <w:color w:val="A6A6A6"/>
        <w:sz w:val="20"/>
        <w:szCs w:val="20"/>
      </w:rPr>
      <w:t>2</w:t>
    </w:r>
    <w:r w:rsidR="00542CD0">
      <w:rPr>
        <w:rFonts w:ascii="Calibri" w:hAnsi="Calibri" w:cs="Arial"/>
        <w:color w:val="A6A6A6"/>
        <w:sz w:val="20"/>
        <w:szCs w:val="20"/>
      </w:rPr>
      <w:t>3</w:t>
    </w:r>
    <w:r>
      <w:rPr>
        <w:rFonts w:ascii="Calibri" w:hAnsi="Calibri" w:cs="Arial"/>
        <w:color w:val="A6A6A6"/>
        <w:sz w:val="20"/>
        <w:szCs w:val="20"/>
      </w:rPr>
      <w:t>-202</w:t>
    </w:r>
    <w:r w:rsidR="00542CD0">
      <w:rPr>
        <w:rFonts w:ascii="Calibri" w:hAnsi="Calibri" w:cs="Arial"/>
        <w:color w:val="A6A6A6"/>
        <w:sz w:val="20"/>
        <w:szCs w:val="20"/>
      </w:rPr>
      <w:t>4</w:t>
    </w:r>
    <w:r w:rsidRPr="00C60D44">
      <w:rPr>
        <w:rFonts w:ascii="Calibri" w:hAnsi="Calibri" w:cs="Arial"/>
        <w:color w:val="A6A6A6"/>
        <w:sz w:val="20"/>
        <w:szCs w:val="20"/>
      </w:rPr>
      <w:tab/>
    </w:r>
    <w:r w:rsidRPr="00C60D44">
      <w:rPr>
        <w:rStyle w:val="PageNumber"/>
        <w:rFonts w:ascii="Calibri" w:hAnsi="Calibri"/>
        <w:color w:val="A6A6A6"/>
        <w:sz w:val="20"/>
        <w:szCs w:val="20"/>
      </w:rPr>
      <w:fldChar w:fldCharType="begin"/>
    </w:r>
    <w:r w:rsidRPr="00C60D44">
      <w:rPr>
        <w:rStyle w:val="PageNumber"/>
        <w:rFonts w:ascii="Calibri" w:hAnsi="Calibri"/>
        <w:color w:val="A6A6A6"/>
        <w:sz w:val="20"/>
        <w:szCs w:val="20"/>
      </w:rPr>
      <w:instrText xml:space="preserve"> PAGE </w:instrText>
    </w:r>
    <w:r w:rsidRPr="00C60D44">
      <w:rPr>
        <w:rStyle w:val="PageNumber"/>
        <w:rFonts w:ascii="Calibri" w:hAnsi="Calibri"/>
        <w:color w:val="A6A6A6"/>
        <w:sz w:val="20"/>
        <w:szCs w:val="20"/>
      </w:rPr>
      <w:fldChar w:fldCharType="separate"/>
    </w:r>
    <w:r>
      <w:rPr>
        <w:rStyle w:val="PageNumber"/>
        <w:rFonts w:ascii="Calibri" w:hAnsi="Calibri"/>
        <w:color w:val="A6A6A6"/>
        <w:sz w:val="20"/>
        <w:szCs w:val="20"/>
      </w:rPr>
      <w:t>1</w:t>
    </w:r>
    <w:r w:rsidRPr="00C60D44">
      <w:rPr>
        <w:rStyle w:val="PageNumber"/>
        <w:rFonts w:ascii="Calibri" w:hAnsi="Calibri"/>
        <w:color w:val="A6A6A6"/>
        <w:sz w:val="20"/>
        <w:szCs w:val="20"/>
      </w:rPr>
      <w:fldChar w:fldCharType="end"/>
    </w:r>
    <w:r w:rsidRPr="00C60D44">
      <w:rPr>
        <w:rStyle w:val="PageNumber"/>
        <w:rFonts w:ascii="Calibri" w:hAnsi="Calibri"/>
        <w:color w:val="A6A6A6"/>
        <w:sz w:val="20"/>
        <w:szCs w:val="20"/>
      </w:rPr>
      <w:tab/>
    </w:r>
    <w:r>
      <w:rPr>
        <w:rStyle w:val="PageNumber"/>
        <w:rFonts w:ascii="Calibri" w:hAnsi="Calibri"/>
        <w:color w:val="A6A6A6"/>
        <w:sz w:val="20"/>
        <w:szCs w:val="20"/>
      </w:rPr>
      <w:t>Coursework Summary</w:t>
    </w:r>
  </w:p>
  <w:p w14:paraId="2D843666" w14:textId="77777777" w:rsidR="003A4C8E" w:rsidRPr="003A4C8E" w:rsidRDefault="003A4C8E" w:rsidP="003A4C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CC94B" w14:textId="77777777" w:rsidR="008B19D7" w:rsidRDefault="008B19D7" w:rsidP="003A4C8E">
      <w:r>
        <w:separator/>
      </w:r>
    </w:p>
  </w:footnote>
  <w:footnote w:type="continuationSeparator" w:id="0">
    <w:p w14:paraId="37EB2660" w14:textId="77777777" w:rsidR="008B19D7" w:rsidRDefault="008B19D7" w:rsidP="003A4C8E">
      <w:r>
        <w:continuationSeparator/>
      </w:r>
    </w:p>
  </w:footnote>
  <w:footnote w:type="continuationNotice" w:id="1">
    <w:p w14:paraId="5AB26B04" w14:textId="77777777" w:rsidR="008B19D7" w:rsidRDefault="008B19D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7698A"/>
    <w:multiLevelType w:val="hybridMultilevel"/>
    <w:tmpl w:val="7F486C7C"/>
    <w:lvl w:ilvl="0" w:tplc="CA3E3B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B65DC8"/>
    <w:multiLevelType w:val="hybridMultilevel"/>
    <w:tmpl w:val="188888B4"/>
    <w:lvl w:ilvl="0" w:tplc="FDEE5F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00509A"/>
    <w:multiLevelType w:val="hybridMultilevel"/>
    <w:tmpl w:val="684CB300"/>
    <w:lvl w:ilvl="0" w:tplc="B606BB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3A35A1"/>
    <w:multiLevelType w:val="hybridMultilevel"/>
    <w:tmpl w:val="43E056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134858014">
    <w:abstractNumId w:val="0"/>
  </w:num>
  <w:num w:numId="2" w16cid:durableId="1403408920">
    <w:abstractNumId w:val="1"/>
  </w:num>
  <w:num w:numId="3" w16cid:durableId="1395158558">
    <w:abstractNumId w:val="2"/>
  </w:num>
  <w:num w:numId="4" w16cid:durableId="184080252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n, Michael M">
    <w15:presenceInfo w15:providerId="AD" w15:userId="S::mmp20@ic.ac.uk::4fb32c16-b4f0-403a-ba7f-64088a2895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C8E"/>
    <w:rsid w:val="000000CE"/>
    <w:rsid w:val="00000250"/>
    <w:rsid w:val="00001674"/>
    <w:rsid w:val="00002A80"/>
    <w:rsid w:val="0000613C"/>
    <w:rsid w:val="00007195"/>
    <w:rsid w:val="00010F21"/>
    <w:rsid w:val="000120E4"/>
    <w:rsid w:val="00013397"/>
    <w:rsid w:val="00016AD8"/>
    <w:rsid w:val="00017880"/>
    <w:rsid w:val="00023B67"/>
    <w:rsid w:val="00024008"/>
    <w:rsid w:val="00024AED"/>
    <w:rsid w:val="000277F2"/>
    <w:rsid w:val="000310F3"/>
    <w:rsid w:val="00034B8F"/>
    <w:rsid w:val="00035318"/>
    <w:rsid w:val="0004325A"/>
    <w:rsid w:val="00045722"/>
    <w:rsid w:val="00045E63"/>
    <w:rsid w:val="000460E7"/>
    <w:rsid w:val="00046DC8"/>
    <w:rsid w:val="00054C1F"/>
    <w:rsid w:val="00057438"/>
    <w:rsid w:val="000620E2"/>
    <w:rsid w:val="00070BD2"/>
    <w:rsid w:val="00071178"/>
    <w:rsid w:val="00074DAF"/>
    <w:rsid w:val="00075531"/>
    <w:rsid w:val="00075613"/>
    <w:rsid w:val="00075E7E"/>
    <w:rsid w:val="00080BC6"/>
    <w:rsid w:val="00081440"/>
    <w:rsid w:val="000814CE"/>
    <w:rsid w:val="00081E4D"/>
    <w:rsid w:val="0008490C"/>
    <w:rsid w:val="0009166B"/>
    <w:rsid w:val="00091E3B"/>
    <w:rsid w:val="000950C7"/>
    <w:rsid w:val="000965D7"/>
    <w:rsid w:val="000A16DA"/>
    <w:rsid w:val="000A20E6"/>
    <w:rsid w:val="000A6C91"/>
    <w:rsid w:val="000B22EF"/>
    <w:rsid w:val="000C023E"/>
    <w:rsid w:val="000C388C"/>
    <w:rsid w:val="000C77EB"/>
    <w:rsid w:val="000D0BAF"/>
    <w:rsid w:val="000D154C"/>
    <w:rsid w:val="000D2677"/>
    <w:rsid w:val="000D445A"/>
    <w:rsid w:val="000D591C"/>
    <w:rsid w:val="000E1103"/>
    <w:rsid w:val="000E2DC1"/>
    <w:rsid w:val="000E3A9C"/>
    <w:rsid w:val="000E435D"/>
    <w:rsid w:val="000F2F5E"/>
    <w:rsid w:val="000F2F73"/>
    <w:rsid w:val="000F4190"/>
    <w:rsid w:val="000F6732"/>
    <w:rsid w:val="000F79E3"/>
    <w:rsid w:val="000F7BB7"/>
    <w:rsid w:val="0010178D"/>
    <w:rsid w:val="00102614"/>
    <w:rsid w:val="0010338C"/>
    <w:rsid w:val="00103EDA"/>
    <w:rsid w:val="001042F8"/>
    <w:rsid w:val="0010607C"/>
    <w:rsid w:val="00106237"/>
    <w:rsid w:val="00110B0B"/>
    <w:rsid w:val="001114F9"/>
    <w:rsid w:val="00112700"/>
    <w:rsid w:val="001129F1"/>
    <w:rsid w:val="00112A7F"/>
    <w:rsid w:val="0011339F"/>
    <w:rsid w:val="00113409"/>
    <w:rsid w:val="00113FD6"/>
    <w:rsid w:val="00114F3C"/>
    <w:rsid w:val="00115ABE"/>
    <w:rsid w:val="0012283C"/>
    <w:rsid w:val="00123EA8"/>
    <w:rsid w:val="0012590E"/>
    <w:rsid w:val="00127480"/>
    <w:rsid w:val="00127AED"/>
    <w:rsid w:val="00130583"/>
    <w:rsid w:val="00136C8C"/>
    <w:rsid w:val="00137595"/>
    <w:rsid w:val="001406B1"/>
    <w:rsid w:val="0014098A"/>
    <w:rsid w:val="0014149C"/>
    <w:rsid w:val="00141AC8"/>
    <w:rsid w:val="00141D03"/>
    <w:rsid w:val="001421FA"/>
    <w:rsid w:val="00142C58"/>
    <w:rsid w:val="00146043"/>
    <w:rsid w:val="001475C6"/>
    <w:rsid w:val="00147A12"/>
    <w:rsid w:val="00147F63"/>
    <w:rsid w:val="0015014A"/>
    <w:rsid w:val="00152F25"/>
    <w:rsid w:val="001538E5"/>
    <w:rsid w:val="001543F0"/>
    <w:rsid w:val="001549DF"/>
    <w:rsid w:val="001550F8"/>
    <w:rsid w:val="00155B45"/>
    <w:rsid w:val="0016109C"/>
    <w:rsid w:val="00162448"/>
    <w:rsid w:val="00162C01"/>
    <w:rsid w:val="00163980"/>
    <w:rsid w:val="00165219"/>
    <w:rsid w:val="00165911"/>
    <w:rsid w:val="00167A97"/>
    <w:rsid w:val="00170179"/>
    <w:rsid w:val="001739C3"/>
    <w:rsid w:val="00174909"/>
    <w:rsid w:val="00183074"/>
    <w:rsid w:val="0018336A"/>
    <w:rsid w:val="001846CE"/>
    <w:rsid w:val="001850D9"/>
    <w:rsid w:val="0018637F"/>
    <w:rsid w:val="00187C47"/>
    <w:rsid w:val="00190299"/>
    <w:rsid w:val="001950AE"/>
    <w:rsid w:val="0019701A"/>
    <w:rsid w:val="001975D7"/>
    <w:rsid w:val="001A0C04"/>
    <w:rsid w:val="001A29D3"/>
    <w:rsid w:val="001A2AB9"/>
    <w:rsid w:val="001A3ECA"/>
    <w:rsid w:val="001A4306"/>
    <w:rsid w:val="001A6DCE"/>
    <w:rsid w:val="001B0E64"/>
    <w:rsid w:val="001B131B"/>
    <w:rsid w:val="001B3901"/>
    <w:rsid w:val="001B6420"/>
    <w:rsid w:val="001B690D"/>
    <w:rsid w:val="001B6D78"/>
    <w:rsid w:val="001C2222"/>
    <w:rsid w:val="001C247B"/>
    <w:rsid w:val="001C574C"/>
    <w:rsid w:val="001C6AC5"/>
    <w:rsid w:val="001C6B25"/>
    <w:rsid w:val="001D06BA"/>
    <w:rsid w:val="001D08DE"/>
    <w:rsid w:val="001D2BA7"/>
    <w:rsid w:val="001D45CE"/>
    <w:rsid w:val="001D4DFE"/>
    <w:rsid w:val="001D5022"/>
    <w:rsid w:val="001E09F7"/>
    <w:rsid w:val="001E1CA4"/>
    <w:rsid w:val="001E20EE"/>
    <w:rsid w:val="001E2CA9"/>
    <w:rsid w:val="001E56A3"/>
    <w:rsid w:val="001E56F4"/>
    <w:rsid w:val="001E760A"/>
    <w:rsid w:val="001F004B"/>
    <w:rsid w:val="001F0CAF"/>
    <w:rsid w:val="001F15FF"/>
    <w:rsid w:val="001F2E5A"/>
    <w:rsid w:val="001F6D93"/>
    <w:rsid w:val="001F6F96"/>
    <w:rsid w:val="002009C0"/>
    <w:rsid w:val="00202AF7"/>
    <w:rsid w:val="002057BF"/>
    <w:rsid w:val="00205DCD"/>
    <w:rsid w:val="00210C42"/>
    <w:rsid w:val="00211D81"/>
    <w:rsid w:val="00212B48"/>
    <w:rsid w:val="00213452"/>
    <w:rsid w:val="002142DD"/>
    <w:rsid w:val="00220AE8"/>
    <w:rsid w:val="0022491E"/>
    <w:rsid w:val="0022556C"/>
    <w:rsid w:val="0023049E"/>
    <w:rsid w:val="002345D2"/>
    <w:rsid w:val="00235141"/>
    <w:rsid w:val="00236463"/>
    <w:rsid w:val="00240514"/>
    <w:rsid w:val="0024126E"/>
    <w:rsid w:val="00242AEE"/>
    <w:rsid w:val="00243346"/>
    <w:rsid w:val="00245299"/>
    <w:rsid w:val="002453D7"/>
    <w:rsid w:val="00246866"/>
    <w:rsid w:val="00247B87"/>
    <w:rsid w:val="00247BED"/>
    <w:rsid w:val="00253C01"/>
    <w:rsid w:val="00256612"/>
    <w:rsid w:val="00263E5B"/>
    <w:rsid w:val="00265282"/>
    <w:rsid w:val="00266E8E"/>
    <w:rsid w:val="00267D29"/>
    <w:rsid w:val="00267E65"/>
    <w:rsid w:val="002708F1"/>
    <w:rsid w:val="00270A40"/>
    <w:rsid w:val="00271633"/>
    <w:rsid w:val="00272BF0"/>
    <w:rsid w:val="00276C1A"/>
    <w:rsid w:val="00277E1A"/>
    <w:rsid w:val="0028165F"/>
    <w:rsid w:val="00281AD8"/>
    <w:rsid w:val="002844F5"/>
    <w:rsid w:val="002862A5"/>
    <w:rsid w:val="00286A24"/>
    <w:rsid w:val="00287BE3"/>
    <w:rsid w:val="00294431"/>
    <w:rsid w:val="0029462F"/>
    <w:rsid w:val="0029599A"/>
    <w:rsid w:val="0029613D"/>
    <w:rsid w:val="002A2035"/>
    <w:rsid w:val="002A2094"/>
    <w:rsid w:val="002A2681"/>
    <w:rsid w:val="002A2CED"/>
    <w:rsid w:val="002B2E17"/>
    <w:rsid w:val="002B32A9"/>
    <w:rsid w:val="002B5DEB"/>
    <w:rsid w:val="002B7119"/>
    <w:rsid w:val="002B7842"/>
    <w:rsid w:val="002C1053"/>
    <w:rsid w:val="002C28BB"/>
    <w:rsid w:val="002C2A93"/>
    <w:rsid w:val="002C4A11"/>
    <w:rsid w:val="002C5CB6"/>
    <w:rsid w:val="002C6D70"/>
    <w:rsid w:val="002C6E30"/>
    <w:rsid w:val="002D380B"/>
    <w:rsid w:val="002D5F49"/>
    <w:rsid w:val="002D68EC"/>
    <w:rsid w:val="002D7F2E"/>
    <w:rsid w:val="002E0CE2"/>
    <w:rsid w:val="002F474F"/>
    <w:rsid w:val="002F6B31"/>
    <w:rsid w:val="002F7BE5"/>
    <w:rsid w:val="00300254"/>
    <w:rsid w:val="00301CE2"/>
    <w:rsid w:val="00301E85"/>
    <w:rsid w:val="0030204D"/>
    <w:rsid w:val="00310C09"/>
    <w:rsid w:val="00312067"/>
    <w:rsid w:val="00312695"/>
    <w:rsid w:val="00312B84"/>
    <w:rsid w:val="00313471"/>
    <w:rsid w:val="003134A5"/>
    <w:rsid w:val="00314BCE"/>
    <w:rsid w:val="00314C21"/>
    <w:rsid w:val="00316918"/>
    <w:rsid w:val="003212AE"/>
    <w:rsid w:val="00321E5E"/>
    <w:rsid w:val="00322640"/>
    <w:rsid w:val="0032323D"/>
    <w:rsid w:val="003244E8"/>
    <w:rsid w:val="0032556B"/>
    <w:rsid w:val="00326D64"/>
    <w:rsid w:val="00327117"/>
    <w:rsid w:val="00331B51"/>
    <w:rsid w:val="00336056"/>
    <w:rsid w:val="0033652D"/>
    <w:rsid w:val="0033727B"/>
    <w:rsid w:val="0034325E"/>
    <w:rsid w:val="003442A5"/>
    <w:rsid w:val="003460F3"/>
    <w:rsid w:val="00350131"/>
    <w:rsid w:val="00351E8A"/>
    <w:rsid w:val="00353836"/>
    <w:rsid w:val="00354471"/>
    <w:rsid w:val="00354FC7"/>
    <w:rsid w:val="00360565"/>
    <w:rsid w:val="0036649C"/>
    <w:rsid w:val="003733D3"/>
    <w:rsid w:val="00375949"/>
    <w:rsid w:val="003767E2"/>
    <w:rsid w:val="003816C2"/>
    <w:rsid w:val="00385C8B"/>
    <w:rsid w:val="00386263"/>
    <w:rsid w:val="003909E1"/>
    <w:rsid w:val="00390F07"/>
    <w:rsid w:val="00394ECB"/>
    <w:rsid w:val="00395406"/>
    <w:rsid w:val="003974DC"/>
    <w:rsid w:val="00397AAF"/>
    <w:rsid w:val="003A2211"/>
    <w:rsid w:val="003A284C"/>
    <w:rsid w:val="003A4209"/>
    <w:rsid w:val="003A4C8E"/>
    <w:rsid w:val="003A50E5"/>
    <w:rsid w:val="003A5222"/>
    <w:rsid w:val="003A71C7"/>
    <w:rsid w:val="003A7571"/>
    <w:rsid w:val="003B0200"/>
    <w:rsid w:val="003B08D2"/>
    <w:rsid w:val="003B0B2E"/>
    <w:rsid w:val="003B688A"/>
    <w:rsid w:val="003B7729"/>
    <w:rsid w:val="003C0B73"/>
    <w:rsid w:val="003C6002"/>
    <w:rsid w:val="003C770E"/>
    <w:rsid w:val="003D001A"/>
    <w:rsid w:val="003D632E"/>
    <w:rsid w:val="003E093F"/>
    <w:rsid w:val="003E1F97"/>
    <w:rsid w:val="003E6654"/>
    <w:rsid w:val="003E7B73"/>
    <w:rsid w:val="003F1F57"/>
    <w:rsid w:val="003F2779"/>
    <w:rsid w:val="003F2CDB"/>
    <w:rsid w:val="003F4C6F"/>
    <w:rsid w:val="003F6C94"/>
    <w:rsid w:val="003F79E7"/>
    <w:rsid w:val="00400F4E"/>
    <w:rsid w:val="00401560"/>
    <w:rsid w:val="00401B2B"/>
    <w:rsid w:val="0040482B"/>
    <w:rsid w:val="0040715C"/>
    <w:rsid w:val="004072D5"/>
    <w:rsid w:val="0041215C"/>
    <w:rsid w:val="004129CF"/>
    <w:rsid w:val="00412F32"/>
    <w:rsid w:val="0042088C"/>
    <w:rsid w:val="00421CE8"/>
    <w:rsid w:val="00422342"/>
    <w:rsid w:val="004272B7"/>
    <w:rsid w:val="00435731"/>
    <w:rsid w:val="00440B0D"/>
    <w:rsid w:val="00441313"/>
    <w:rsid w:val="00441D7F"/>
    <w:rsid w:val="0044287D"/>
    <w:rsid w:val="00446FEB"/>
    <w:rsid w:val="004478FB"/>
    <w:rsid w:val="00447F13"/>
    <w:rsid w:val="00447FE2"/>
    <w:rsid w:val="00453F08"/>
    <w:rsid w:val="004544E5"/>
    <w:rsid w:val="0045481C"/>
    <w:rsid w:val="00454FF9"/>
    <w:rsid w:val="00455A0F"/>
    <w:rsid w:val="0045750F"/>
    <w:rsid w:val="00460491"/>
    <w:rsid w:val="00462174"/>
    <w:rsid w:val="00463587"/>
    <w:rsid w:val="00470C78"/>
    <w:rsid w:val="00472709"/>
    <w:rsid w:val="004729C1"/>
    <w:rsid w:val="00475532"/>
    <w:rsid w:val="00476E19"/>
    <w:rsid w:val="004772B2"/>
    <w:rsid w:val="0048404C"/>
    <w:rsid w:val="00484634"/>
    <w:rsid w:val="0049066C"/>
    <w:rsid w:val="0049483B"/>
    <w:rsid w:val="00494AB8"/>
    <w:rsid w:val="00497707"/>
    <w:rsid w:val="00497809"/>
    <w:rsid w:val="004A1C91"/>
    <w:rsid w:val="004A2101"/>
    <w:rsid w:val="004A2927"/>
    <w:rsid w:val="004A535C"/>
    <w:rsid w:val="004B14D2"/>
    <w:rsid w:val="004B22CE"/>
    <w:rsid w:val="004B2A6F"/>
    <w:rsid w:val="004B350C"/>
    <w:rsid w:val="004B3B55"/>
    <w:rsid w:val="004B3FD1"/>
    <w:rsid w:val="004B78B9"/>
    <w:rsid w:val="004C1AE0"/>
    <w:rsid w:val="004C1DEB"/>
    <w:rsid w:val="004C1FCA"/>
    <w:rsid w:val="004C2848"/>
    <w:rsid w:val="004C446F"/>
    <w:rsid w:val="004D2205"/>
    <w:rsid w:val="004D2E57"/>
    <w:rsid w:val="004D3647"/>
    <w:rsid w:val="004D6AA9"/>
    <w:rsid w:val="004D7BB2"/>
    <w:rsid w:val="004D7EFC"/>
    <w:rsid w:val="004E4A1E"/>
    <w:rsid w:val="004E57B8"/>
    <w:rsid w:val="004E71DE"/>
    <w:rsid w:val="004E7B36"/>
    <w:rsid w:val="004F2C0B"/>
    <w:rsid w:val="004F2DAB"/>
    <w:rsid w:val="004F30D6"/>
    <w:rsid w:val="004F3B9E"/>
    <w:rsid w:val="004F5417"/>
    <w:rsid w:val="004F677D"/>
    <w:rsid w:val="004F7B46"/>
    <w:rsid w:val="00500598"/>
    <w:rsid w:val="00502DA9"/>
    <w:rsid w:val="005033B5"/>
    <w:rsid w:val="005042B4"/>
    <w:rsid w:val="005077D6"/>
    <w:rsid w:val="005114B7"/>
    <w:rsid w:val="00512132"/>
    <w:rsid w:val="00515525"/>
    <w:rsid w:val="0051797F"/>
    <w:rsid w:val="00517D14"/>
    <w:rsid w:val="00521862"/>
    <w:rsid w:val="00531319"/>
    <w:rsid w:val="005326A9"/>
    <w:rsid w:val="00532E2E"/>
    <w:rsid w:val="00535048"/>
    <w:rsid w:val="00535A62"/>
    <w:rsid w:val="00537D6C"/>
    <w:rsid w:val="00542CD0"/>
    <w:rsid w:val="005440BE"/>
    <w:rsid w:val="00546F6F"/>
    <w:rsid w:val="00557FA9"/>
    <w:rsid w:val="005628ED"/>
    <w:rsid w:val="00564BBA"/>
    <w:rsid w:val="0057128F"/>
    <w:rsid w:val="00572C2D"/>
    <w:rsid w:val="00575336"/>
    <w:rsid w:val="00576C71"/>
    <w:rsid w:val="00577675"/>
    <w:rsid w:val="005814FC"/>
    <w:rsid w:val="00581561"/>
    <w:rsid w:val="0059025D"/>
    <w:rsid w:val="00592AD2"/>
    <w:rsid w:val="00596088"/>
    <w:rsid w:val="0059789B"/>
    <w:rsid w:val="005A2A45"/>
    <w:rsid w:val="005A7DFB"/>
    <w:rsid w:val="005B0424"/>
    <w:rsid w:val="005B0858"/>
    <w:rsid w:val="005B0957"/>
    <w:rsid w:val="005B4C10"/>
    <w:rsid w:val="005B4D11"/>
    <w:rsid w:val="005B5D7F"/>
    <w:rsid w:val="005B5DB2"/>
    <w:rsid w:val="005C13E8"/>
    <w:rsid w:val="005C1CD3"/>
    <w:rsid w:val="005C2405"/>
    <w:rsid w:val="005C3486"/>
    <w:rsid w:val="005C37BB"/>
    <w:rsid w:val="005C3F8D"/>
    <w:rsid w:val="005C60B4"/>
    <w:rsid w:val="005D0DE1"/>
    <w:rsid w:val="005D204E"/>
    <w:rsid w:val="005D3FB9"/>
    <w:rsid w:val="005D4EBF"/>
    <w:rsid w:val="005D700F"/>
    <w:rsid w:val="005D7FCB"/>
    <w:rsid w:val="005E0121"/>
    <w:rsid w:val="005E2802"/>
    <w:rsid w:val="005E2CD9"/>
    <w:rsid w:val="005E3E75"/>
    <w:rsid w:val="005E534E"/>
    <w:rsid w:val="005E7B68"/>
    <w:rsid w:val="005F2FD0"/>
    <w:rsid w:val="005F34D8"/>
    <w:rsid w:val="005F5DEE"/>
    <w:rsid w:val="005F6E93"/>
    <w:rsid w:val="00601660"/>
    <w:rsid w:val="00603016"/>
    <w:rsid w:val="00603583"/>
    <w:rsid w:val="00604A14"/>
    <w:rsid w:val="00607994"/>
    <w:rsid w:val="00607B42"/>
    <w:rsid w:val="006111C4"/>
    <w:rsid w:val="0061277A"/>
    <w:rsid w:val="006139E4"/>
    <w:rsid w:val="00614339"/>
    <w:rsid w:val="00616C7C"/>
    <w:rsid w:val="00620271"/>
    <w:rsid w:val="0062237B"/>
    <w:rsid w:val="00625067"/>
    <w:rsid w:val="00627326"/>
    <w:rsid w:val="00630B64"/>
    <w:rsid w:val="00632D13"/>
    <w:rsid w:val="006362D6"/>
    <w:rsid w:val="00637F20"/>
    <w:rsid w:val="0064360E"/>
    <w:rsid w:val="00643B9F"/>
    <w:rsid w:val="00652612"/>
    <w:rsid w:val="00653401"/>
    <w:rsid w:val="006538BF"/>
    <w:rsid w:val="006563ED"/>
    <w:rsid w:val="00656414"/>
    <w:rsid w:val="00657ACF"/>
    <w:rsid w:val="00660695"/>
    <w:rsid w:val="00665BDE"/>
    <w:rsid w:val="00667971"/>
    <w:rsid w:val="00670575"/>
    <w:rsid w:val="00672F08"/>
    <w:rsid w:val="00675876"/>
    <w:rsid w:val="00676AEC"/>
    <w:rsid w:val="00685795"/>
    <w:rsid w:val="006864F4"/>
    <w:rsid w:val="006868E2"/>
    <w:rsid w:val="00687FD1"/>
    <w:rsid w:val="00693A35"/>
    <w:rsid w:val="00696BCA"/>
    <w:rsid w:val="006A3C28"/>
    <w:rsid w:val="006A54DA"/>
    <w:rsid w:val="006A74DB"/>
    <w:rsid w:val="006B0C61"/>
    <w:rsid w:val="006B195A"/>
    <w:rsid w:val="006C047D"/>
    <w:rsid w:val="006D05FF"/>
    <w:rsid w:val="006D0DAA"/>
    <w:rsid w:val="006D1ABC"/>
    <w:rsid w:val="006D4068"/>
    <w:rsid w:val="006D59A5"/>
    <w:rsid w:val="006D5B2F"/>
    <w:rsid w:val="006D735C"/>
    <w:rsid w:val="006E6DD5"/>
    <w:rsid w:val="006F067C"/>
    <w:rsid w:val="006F1BF8"/>
    <w:rsid w:val="006F22C1"/>
    <w:rsid w:val="006F4701"/>
    <w:rsid w:val="006F627A"/>
    <w:rsid w:val="006F7E4B"/>
    <w:rsid w:val="00700048"/>
    <w:rsid w:val="007001E3"/>
    <w:rsid w:val="00700A98"/>
    <w:rsid w:val="00703E53"/>
    <w:rsid w:val="007040EF"/>
    <w:rsid w:val="00706A2F"/>
    <w:rsid w:val="00707741"/>
    <w:rsid w:val="00707909"/>
    <w:rsid w:val="0071304C"/>
    <w:rsid w:val="007142CD"/>
    <w:rsid w:val="0071513B"/>
    <w:rsid w:val="00716334"/>
    <w:rsid w:val="007179F1"/>
    <w:rsid w:val="00720373"/>
    <w:rsid w:val="007220AC"/>
    <w:rsid w:val="0072249F"/>
    <w:rsid w:val="00723B66"/>
    <w:rsid w:val="00724107"/>
    <w:rsid w:val="00725D28"/>
    <w:rsid w:val="00734A2C"/>
    <w:rsid w:val="007367D0"/>
    <w:rsid w:val="007372BC"/>
    <w:rsid w:val="0074022E"/>
    <w:rsid w:val="00740564"/>
    <w:rsid w:val="00741E59"/>
    <w:rsid w:val="00743453"/>
    <w:rsid w:val="0074381F"/>
    <w:rsid w:val="00744086"/>
    <w:rsid w:val="00744B86"/>
    <w:rsid w:val="0074600D"/>
    <w:rsid w:val="00751A40"/>
    <w:rsid w:val="00751C10"/>
    <w:rsid w:val="00751E7A"/>
    <w:rsid w:val="00753AA5"/>
    <w:rsid w:val="00753DD5"/>
    <w:rsid w:val="0075478F"/>
    <w:rsid w:val="0075549F"/>
    <w:rsid w:val="007561F7"/>
    <w:rsid w:val="00756E5E"/>
    <w:rsid w:val="00757D97"/>
    <w:rsid w:val="00760976"/>
    <w:rsid w:val="00761929"/>
    <w:rsid w:val="00763952"/>
    <w:rsid w:val="00764009"/>
    <w:rsid w:val="00765D09"/>
    <w:rsid w:val="00765E2E"/>
    <w:rsid w:val="00766F49"/>
    <w:rsid w:val="00767FBC"/>
    <w:rsid w:val="007717C3"/>
    <w:rsid w:val="007717FB"/>
    <w:rsid w:val="0077636A"/>
    <w:rsid w:val="007764BF"/>
    <w:rsid w:val="00776BD3"/>
    <w:rsid w:val="00776E8B"/>
    <w:rsid w:val="007776CD"/>
    <w:rsid w:val="0077785B"/>
    <w:rsid w:val="00777EBB"/>
    <w:rsid w:val="00782C6F"/>
    <w:rsid w:val="00783B24"/>
    <w:rsid w:val="007846EB"/>
    <w:rsid w:val="00785051"/>
    <w:rsid w:val="00785B65"/>
    <w:rsid w:val="00786A09"/>
    <w:rsid w:val="00793464"/>
    <w:rsid w:val="00794EB2"/>
    <w:rsid w:val="0079585B"/>
    <w:rsid w:val="007A4907"/>
    <w:rsid w:val="007A6FC9"/>
    <w:rsid w:val="007B0C7D"/>
    <w:rsid w:val="007B0DAA"/>
    <w:rsid w:val="007B1AA9"/>
    <w:rsid w:val="007B32F1"/>
    <w:rsid w:val="007B3775"/>
    <w:rsid w:val="007B42F0"/>
    <w:rsid w:val="007B581F"/>
    <w:rsid w:val="007B6447"/>
    <w:rsid w:val="007C0B3C"/>
    <w:rsid w:val="007C31C8"/>
    <w:rsid w:val="007C3825"/>
    <w:rsid w:val="007C3D31"/>
    <w:rsid w:val="007C5326"/>
    <w:rsid w:val="007C56ED"/>
    <w:rsid w:val="007C5842"/>
    <w:rsid w:val="007C5B59"/>
    <w:rsid w:val="007D2401"/>
    <w:rsid w:val="007E1421"/>
    <w:rsid w:val="007E310D"/>
    <w:rsid w:val="007F05E7"/>
    <w:rsid w:val="007F13A5"/>
    <w:rsid w:val="007F1CB2"/>
    <w:rsid w:val="007F2EA2"/>
    <w:rsid w:val="007F6680"/>
    <w:rsid w:val="008007D3"/>
    <w:rsid w:val="00800F62"/>
    <w:rsid w:val="008032BD"/>
    <w:rsid w:val="00804400"/>
    <w:rsid w:val="00804E9A"/>
    <w:rsid w:val="0081109C"/>
    <w:rsid w:val="008165CD"/>
    <w:rsid w:val="008172EF"/>
    <w:rsid w:val="008201B1"/>
    <w:rsid w:val="00821B25"/>
    <w:rsid w:val="00825051"/>
    <w:rsid w:val="00826725"/>
    <w:rsid w:val="008269BC"/>
    <w:rsid w:val="00833A40"/>
    <w:rsid w:val="00836BC8"/>
    <w:rsid w:val="00840403"/>
    <w:rsid w:val="00840A3D"/>
    <w:rsid w:val="00840F40"/>
    <w:rsid w:val="0084106E"/>
    <w:rsid w:val="008411D4"/>
    <w:rsid w:val="00842C86"/>
    <w:rsid w:val="00846424"/>
    <w:rsid w:val="00852205"/>
    <w:rsid w:val="008602B4"/>
    <w:rsid w:val="0086070D"/>
    <w:rsid w:val="00860803"/>
    <w:rsid w:val="008631CF"/>
    <w:rsid w:val="00863D86"/>
    <w:rsid w:val="00865E78"/>
    <w:rsid w:val="00865EC1"/>
    <w:rsid w:val="00866B68"/>
    <w:rsid w:val="00874029"/>
    <w:rsid w:val="008773D3"/>
    <w:rsid w:val="00885FBA"/>
    <w:rsid w:val="008878C5"/>
    <w:rsid w:val="00887FDE"/>
    <w:rsid w:val="00890EF2"/>
    <w:rsid w:val="008927D2"/>
    <w:rsid w:val="008943A4"/>
    <w:rsid w:val="008957C0"/>
    <w:rsid w:val="008A37D0"/>
    <w:rsid w:val="008A3AE2"/>
    <w:rsid w:val="008A3FB9"/>
    <w:rsid w:val="008A4B29"/>
    <w:rsid w:val="008A4CCC"/>
    <w:rsid w:val="008A58D5"/>
    <w:rsid w:val="008A6490"/>
    <w:rsid w:val="008B19D7"/>
    <w:rsid w:val="008B2C54"/>
    <w:rsid w:val="008B4E83"/>
    <w:rsid w:val="008B5E73"/>
    <w:rsid w:val="008B6DE2"/>
    <w:rsid w:val="008B7AF9"/>
    <w:rsid w:val="008B7B4F"/>
    <w:rsid w:val="008C1278"/>
    <w:rsid w:val="008C4113"/>
    <w:rsid w:val="008C511E"/>
    <w:rsid w:val="008C61C9"/>
    <w:rsid w:val="008C7AD9"/>
    <w:rsid w:val="008D06CE"/>
    <w:rsid w:val="008D133C"/>
    <w:rsid w:val="008D4FDC"/>
    <w:rsid w:val="008D5A2F"/>
    <w:rsid w:val="008D6F8B"/>
    <w:rsid w:val="008E0813"/>
    <w:rsid w:val="008E4F77"/>
    <w:rsid w:val="008F0AE2"/>
    <w:rsid w:val="008F22F3"/>
    <w:rsid w:val="008F4177"/>
    <w:rsid w:val="009005C0"/>
    <w:rsid w:val="00902BC0"/>
    <w:rsid w:val="009048CA"/>
    <w:rsid w:val="00905658"/>
    <w:rsid w:val="00905BB6"/>
    <w:rsid w:val="00911209"/>
    <w:rsid w:val="009115CB"/>
    <w:rsid w:val="0091240E"/>
    <w:rsid w:val="009136DC"/>
    <w:rsid w:val="00913EE4"/>
    <w:rsid w:val="00915168"/>
    <w:rsid w:val="009155B5"/>
    <w:rsid w:val="009173C2"/>
    <w:rsid w:val="009236D3"/>
    <w:rsid w:val="009241E2"/>
    <w:rsid w:val="009264C1"/>
    <w:rsid w:val="009277AE"/>
    <w:rsid w:val="00927916"/>
    <w:rsid w:val="00927935"/>
    <w:rsid w:val="00932392"/>
    <w:rsid w:val="00932AFB"/>
    <w:rsid w:val="009341A7"/>
    <w:rsid w:val="0093454A"/>
    <w:rsid w:val="00934A38"/>
    <w:rsid w:val="009365BE"/>
    <w:rsid w:val="0094375D"/>
    <w:rsid w:val="00943F7A"/>
    <w:rsid w:val="00945DAF"/>
    <w:rsid w:val="009520A5"/>
    <w:rsid w:val="009549E4"/>
    <w:rsid w:val="00960A17"/>
    <w:rsid w:val="009624BB"/>
    <w:rsid w:val="0096341C"/>
    <w:rsid w:val="0096375F"/>
    <w:rsid w:val="00965519"/>
    <w:rsid w:val="00966D4C"/>
    <w:rsid w:val="00966FEA"/>
    <w:rsid w:val="00971A38"/>
    <w:rsid w:val="009721EE"/>
    <w:rsid w:val="0097541E"/>
    <w:rsid w:val="0097623E"/>
    <w:rsid w:val="009769E4"/>
    <w:rsid w:val="00977BC3"/>
    <w:rsid w:val="009805FE"/>
    <w:rsid w:val="00980B92"/>
    <w:rsid w:val="009820EC"/>
    <w:rsid w:val="00983C49"/>
    <w:rsid w:val="00985B33"/>
    <w:rsid w:val="00987FE3"/>
    <w:rsid w:val="00991DDF"/>
    <w:rsid w:val="009957A8"/>
    <w:rsid w:val="0099783A"/>
    <w:rsid w:val="009A2182"/>
    <w:rsid w:val="009A3827"/>
    <w:rsid w:val="009A3DC5"/>
    <w:rsid w:val="009A5674"/>
    <w:rsid w:val="009A6632"/>
    <w:rsid w:val="009A7BF9"/>
    <w:rsid w:val="009A7EA8"/>
    <w:rsid w:val="009B35CA"/>
    <w:rsid w:val="009B38D4"/>
    <w:rsid w:val="009B3A52"/>
    <w:rsid w:val="009B4173"/>
    <w:rsid w:val="009B44C7"/>
    <w:rsid w:val="009B51E0"/>
    <w:rsid w:val="009B7B4A"/>
    <w:rsid w:val="009C1D14"/>
    <w:rsid w:val="009C3AC0"/>
    <w:rsid w:val="009C4AF0"/>
    <w:rsid w:val="009C6BB0"/>
    <w:rsid w:val="009C6EDD"/>
    <w:rsid w:val="009D275B"/>
    <w:rsid w:val="009D2BF7"/>
    <w:rsid w:val="009D6100"/>
    <w:rsid w:val="009E1A75"/>
    <w:rsid w:val="009E47FB"/>
    <w:rsid w:val="009F5B6E"/>
    <w:rsid w:val="009F7572"/>
    <w:rsid w:val="00A0242C"/>
    <w:rsid w:val="00A02B62"/>
    <w:rsid w:val="00A05EDB"/>
    <w:rsid w:val="00A0686F"/>
    <w:rsid w:val="00A151A5"/>
    <w:rsid w:val="00A1692B"/>
    <w:rsid w:val="00A17F3C"/>
    <w:rsid w:val="00A218F8"/>
    <w:rsid w:val="00A21DA5"/>
    <w:rsid w:val="00A24153"/>
    <w:rsid w:val="00A2734B"/>
    <w:rsid w:val="00A2747A"/>
    <w:rsid w:val="00A319A1"/>
    <w:rsid w:val="00A32EDF"/>
    <w:rsid w:val="00A336AF"/>
    <w:rsid w:val="00A339CA"/>
    <w:rsid w:val="00A34B31"/>
    <w:rsid w:val="00A36159"/>
    <w:rsid w:val="00A367B2"/>
    <w:rsid w:val="00A40D2C"/>
    <w:rsid w:val="00A41669"/>
    <w:rsid w:val="00A416B0"/>
    <w:rsid w:val="00A45041"/>
    <w:rsid w:val="00A45ACD"/>
    <w:rsid w:val="00A50D44"/>
    <w:rsid w:val="00A51F1B"/>
    <w:rsid w:val="00A52AFE"/>
    <w:rsid w:val="00A54C36"/>
    <w:rsid w:val="00A55B0F"/>
    <w:rsid w:val="00A560ED"/>
    <w:rsid w:val="00A56E72"/>
    <w:rsid w:val="00A5751B"/>
    <w:rsid w:val="00A6422F"/>
    <w:rsid w:val="00A6775A"/>
    <w:rsid w:val="00A71B35"/>
    <w:rsid w:val="00A73024"/>
    <w:rsid w:val="00A75F2E"/>
    <w:rsid w:val="00A8061B"/>
    <w:rsid w:val="00A84898"/>
    <w:rsid w:val="00A86509"/>
    <w:rsid w:val="00A8704D"/>
    <w:rsid w:val="00A906AB"/>
    <w:rsid w:val="00A91CBE"/>
    <w:rsid w:val="00A92EB9"/>
    <w:rsid w:val="00A935BB"/>
    <w:rsid w:val="00A94D18"/>
    <w:rsid w:val="00A95C52"/>
    <w:rsid w:val="00A96D8E"/>
    <w:rsid w:val="00A97B1A"/>
    <w:rsid w:val="00AA0B89"/>
    <w:rsid w:val="00AA1CFB"/>
    <w:rsid w:val="00AA27BC"/>
    <w:rsid w:val="00AA3693"/>
    <w:rsid w:val="00AA3AC9"/>
    <w:rsid w:val="00AA494E"/>
    <w:rsid w:val="00AB08BE"/>
    <w:rsid w:val="00AB1F0D"/>
    <w:rsid w:val="00AB4848"/>
    <w:rsid w:val="00AB755E"/>
    <w:rsid w:val="00AB75B5"/>
    <w:rsid w:val="00AC1A42"/>
    <w:rsid w:val="00AC2BD1"/>
    <w:rsid w:val="00AC43B9"/>
    <w:rsid w:val="00AC5CD0"/>
    <w:rsid w:val="00AC6B09"/>
    <w:rsid w:val="00AC726C"/>
    <w:rsid w:val="00AD0909"/>
    <w:rsid w:val="00AD1B06"/>
    <w:rsid w:val="00AD5217"/>
    <w:rsid w:val="00AD5B9C"/>
    <w:rsid w:val="00AD6C23"/>
    <w:rsid w:val="00AE0B6B"/>
    <w:rsid w:val="00AE74DD"/>
    <w:rsid w:val="00AF36A5"/>
    <w:rsid w:val="00AF3844"/>
    <w:rsid w:val="00AF3EAB"/>
    <w:rsid w:val="00AF70AE"/>
    <w:rsid w:val="00B0171B"/>
    <w:rsid w:val="00B032D5"/>
    <w:rsid w:val="00B05D07"/>
    <w:rsid w:val="00B10C6A"/>
    <w:rsid w:val="00B10DDD"/>
    <w:rsid w:val="00B125B4"/>
    <w:rsid w:val="00B12777"/>
    <w:rsid w:val="00B1417A"/>
    <w:rsid w:val="00B15E5A"/>
    <w:rsid w:val="00B16724"/>
    <w:rsid w:val="00B17659"/>
    <w:rsid w:val="00B20A05"/>
    <w:rsid w:val="00B222EC"/>
    <w:rsid w:val="00B224F8"/>
    <w:rsid w:val="00B22759"/>
    <w:rsid w:val="00B255C8"/>
    <w:rsid w:val="00B25802"/>
    <w:rsid w:val="00B26467"/>
    <w:rsid w:val="00B27714"/>
    <w:rsid w:val="00B4608D"/>
    <w:rsid w:val="00B46926"/>
    <w:rsid w:val="00B47538"/>
    <w:rsid w:val="00B5124C"/>
    <w:rsid w:val="00B51CFD"/>
    <w:rsid w:val="00B5221D"/>
    <w:rsid w:val="00B5307E"/>
    <w:rsid w:val="00B5393E"/>
    <w:rsid w:val="00B54C3A"/>
    <w:rsid w:val="00B56ED2"/>
    <w:rsid w:val="00B6097E"/>
    <w:rsid w:val="00B63F8C"/>
    <w:rsid w:val="00B64198"/>
    <w:rsid w:val="00B6756F"/>
    <w:rsid w:val="00B70615"/>
    <w:rsid w:val="00B7181A"/>
    <w:rsid w:val="00B727B9"/>
    <w:rsid w:val="00B73123"/>
    <w:rsid w:val="00B74840"/>
    <w:rsid w:val="00B758E7"/>
    <w:rsid w:val="00B77AE2"/>
    <w:rsid w:val="00B809F7"/>
    <w:rsid w:val="00B82006"/>
    <w:rsid w:val="00B83799"/>
    <w:rsid w:val="00B8764E"/>
    <w:rsid w:val="00B90606"/>
    <w:rsid w:val="00B931D4"/>
    <w:rsid w:val="00B9438E"/>
    <w:rsid w:val="00B95632"/>
    <w:rsid w:val="00B96A1A"/>
    <w:rsid w:val="00BA2F53"/>
    <w:rsid w:val="00BA7018"/>
    <w:rsid w:val="00BA7C04"/>
    <w:rsid w:val="00BB3003"/>
    <w:rsid w:val="00BB419B"/>
    <w:rsid w:val="00BC1FCD"/>
    <w:rsid w:val="00BC28B8"/>
    <w:rsid w:val="00BC2D29"/>
    <w:rsid w:val="00BD0213"/>
    <w:rsid w:val="00BD22D5"/>
    <w:rsid w:val="00BD2DE5"/>
    <w:rsid w:val="00BD4011"/>
    <w:rsid w:val="00BD4201"/>
    <w:rsid w:val="00BD5FBF"/>
    <w:rsid w:val="00BD68F4"/>
    <w:rsid w:val="00BD691E"/>
    <w:rsid w:val="00BD7B1C"/>
    <w:rsid w:val="00BE3D7F"/>
    <w:rsid w:val="00BE4AFA"/>
    <w:rsid w:val="00BF123B"/>
    <w:rsid w:val="00BF1255"/>
    <w:rsid w:val="00BF26C6"/>
    <w:rsid w:val="00BF418D"/>
    <w:rsid w:val="00BF41AE"/>
    <w:rsid w:val="00BF46BB"/>
    <w:rsid w:val="00BF75E3"/>
    <w:rsid w:val="00C00631"/>
    <w:rsid w:val="00C018C8"/>
    <w:rsid w:val="00C0609F"/>
    <w:rsid w:val="00C109E6"/>
    <w:rsid w:val="00C10BEC"/>
    <w:rsid w:val="00C111E0"/>
    <w:rsid w:val="00C16AEA"/>
    <w:rsid w:val="00C1742B"/>
    <w:rsid w:val="00C20F8A"/>
    <w:rsid w:val="00C227E4"/>
    <w:rsid w:val="00C24313"/>
    <w:rsid w:val="00C24936"/>
    <w:rsid w:val="00C31463"/>
    <w:rsid w:val="00C315FB"/>
    <w:rsid w:val="00C323E1"/>
    <w:rsid w:val="00C35B94"/>
    <w:rsid w:val="00C36E56"/>
    <w:rsid w:val="00C37AF1"/>
    <w:rsid w:val="00C409F9"/>
    <w:rsid w:val="00C447DE"/>
    <w:rsid w:val="00C448FC"/>
    <w:rsid w:val="00C45401"/>
    <w:rsid w:val="00C47DCB"/>
    <w:rsid w:val="00C52E6E"/>
    <w:rsid w:val="00C52EB9"/>
    <w:rsid w:val="00C5609F"/>
    <w:rsid w:val="00C60BC3"/>
    <w:rsid w:val="00C646B7"/>
    <w:rsid w:val="00C7017F"/>
    <w:rsid w:val="00C7086C"/>
    <w:rsid w:val="00C71394"/>
    <w:rsid w:val="00C715B6"/>
    <w:rsid w:val="00C72823"/>
    <w:rsid w:val="00C7504A"/>
    <w:rsid w:val="00C762FD"/>
    <w:rsid w:val="00C77639"/>
    <w:rsid w:val="00C807FE"/>
    <w:rsid w:val="00C83069"/>
    <w:rsid w:val="00C846BD"/>
    <w:rsid w:val="00C854DC"/>
    <w:rsid w:val="00C868AF"/>
    <w:rsid w:val="00C9110F"/>
    <w:rsid w:val="00C94178"/>
    <w:rsid w:val="00C95843"/>
    <w:rsid w:val="00CA0854"/>
    <w:rsid w:val="00CA0B99"/>
    <w:rsid w:val="00CA6F5D"/>
    <w:rsid w:val="00CC00C5"/>
    <w:rsid w:val="00CC26E5"/>
    <w:rsid w:val="00CD0BBB"/>
    <w:rsid w:val="00CD39C5"/>
    <w:rsid w:val="00CE023F"/>
    <w:rsid w:val="00CE0E03"/>
    <w:rsid w:val="00CE1279"/>
    <w:rsid w:val="00CE34D4"/>
    <w:rsid w:val="00CE477B"/>
    <w:rsid w:val="00CE4C80"/>
    <w:rsid w:val="00CE7149"/>
    <w:rsid w:val="00CF1192"/>
    <w:rsid w:val="00CF1DBD"/>
    <w:rsid w:val="00CF2B40"/>
    <w:rsid w:val="00CF3DBF"/>
    <w:rsid w:val="00CF779F"/>
    <w:rsid w:val="00D00403"/>
    <w:rsid w:val="00D0257B"/>
    <w:rsid w:val="00D032D7"/>
    <w:rsid w:val="00D0574C"/>
    <w:rsid w:val="00D13820"/>
    <w:rsid w:val="00D160A1"/>
    <w:rsid w:val="00D164FB"/>
    <w:rsid w:val="00D17518"/>
    <w:rsid w:val="00D2133A"/>
    <w:rsid w:val="00D2184F"/>
    <w:rsid w:val="00D230C6"/>
    <w:rsid w:val="00D23A17"/>
    <w:rsid w:val="00D244E2"/>
    <w:rsid w:val="00D302B0"/>
    <w:rsid w:val="00D30888"/>
    <w:rsid w:val="00D353C8"/>
    <w:rsid w:val="00D354A7"/>
    <w:rsid w:val="00D369C1"/>
    <w:rsid w:val="00D41674"/>
    <w:rsid w:val="00D45E56"/>
    <w:rsid w:val="00D478AB"/>
    <w:rsid w:val="00D47F21"/>
    <w:rsid w:val="00D51E6C"/>
    <w:rsid w:val="00D528DD"/>
    <w:rsid w:val="00D53BB6"/>
    <w:rsid w:val="00D571F7"/>
    <w:rsid w:val="00D60404"/>
    <w:rsid w:val="00D6060A"/>
    <w:rsid w:val="00D618D1"/>
    <w:rsid w:val="00D641B1"/>
    <w:rsid w:val="00D6456C"/>
    <w:rsid w:val="00D64586"/>
    <w:rsid w:val="00D65ADD"/>
    <w:rsid w:val="00D67062"/>
    <w:rsid w:val="00D76492"/>
    <w:rsid w:val="00D8079B"/>
    <w:rsid w:val="00D838BA"/>
    <w:rsid w:val="00D847BC"/>
    <w:rsid w:val="00D87195"/>
    <w:rsid w:val="00D90CDD"/>
    <w:rsid w:val="00D91483"/>
    <w:rsid w:val="00D923C7"/>
    <w:rsid w:val="00D923D2"/>
    <w:rsid w:val="00D935DF"/>
    <w:rsid w:val="00D96652"/>
    <w:rsid w:val="00DA30CF"/>
    <w:rsid w:val="00DA350C"/>
    <w:rsid w:val="00DA410B"/>
    <w:rsid w:val="00DA492F"/>
    <w:rsid w:val="00DA4951"/>
    <w:rsid w:val="00DA5CB3"/>
    <w:rsid w:val="00DA5DF6"/>
    <w:rsid w:val="00DA6AC3"/>
    <w:rsid w:val="00DB397D"/>
    <w:rsid w:val="00DC1D49"/>
    <w:rsid w:val="00DC1DD3"/>
    <w:rsid w:val="00DC2734"/>
    <w:rsid w:val="00DC2EE5"/>
    <w:rsid w:val="00DC3327"/>
    <w:rsid w:val="00DC4295"/>
    <w:rsid w:val="00DC4D70"/>
    <w:rsid w:val="00DC55F9"/>
    <w:rsid w:val="00DC591F"/>
    <w:rsid w:val="00DC6A73"/>
    <w:rsid w:val="00DD1173"/>
    <w:rsid w:val="00DD1183"/>
    <w:rsid w:val="00DD17C5"/>
    <w:rsid w:val="00DD364A"/>
    <w:rsid w:val="00DD6C33"/>
    <w:rsid w:val="00DE0F1E"/>
    <w:rsid w:val="00DE1E20"/>
    <w:rsid w:val="00DE3553"/>
    <w:rsid w:val="00DE373C"/>
    <w:rsid w:val="00DE6426"/>
    <w:rsid w:val="00DE754D"/>
    <w:rsid w:val="00DE7F81"/>
    <w:rsid w:val="00DF47D2"/>
    <w:rsid w:val="00DF7484"/>
    <w:rsid w:val="00E02832"/>
    <w:rsid w:val="00E04054"/>
    <w:rsid w:val="00E0558A"/>
    <w:rsid w:val="00E0574B"/>
    <w:rsid w:val="00E07C80"/>
    <w:rsid w:val="00E1075A"/>
    <w:rsid w:val="00E11CDD"/>
    <w:rsid w:val="00E133ED"/>
    <w:rsid w:val="00E3388A"/>
    <w:rsid w:val="00E36BE0"/>
    <w:rsid w:val="00E37D01"/>
    <w:rsid w:val="00E37EF3"/>
    <w:rsid w:val="00E4119B"/>
    <w:rsid w:val="00E4513D"/>
    <w:rsid w:val="00E4525F"/>
    <w:rsid w:val="00E55A84"/>
    <w:rsid w:val="00E57359"/>
    <w:rsid w:val="00E62678"/>
    <w:rsid w:val="00E62EAF"/>
    <w:rsid w:val="00E62EBB"/>
    <w:rsid w:val="00E65342"/>
    <w:rsid w:val="00E65930"/>
    <w:rsid w:val="00E65DF6"/>
    <w:rsid w:val="00E661BA"/>
    <w:rsid w:val="00E67DF4"/>
    <w:rsid w:val="00E710EF"/>
    <w:rsid w:val="00E713C2"/>
    <w:rsid w:val="00E71EE3"/>
    <w:rsid w:val="00E722D0"/>
    <w:rsid w:val="00E73242"/>
    <w:rsid w:val="00E73D26"/>
    <w:rsid w:val="00E803F3"/>
    <w:rsid w:val="00E931E2"/>
    <w:rsid w:val="00E93E9A"/>
    <w:rsid w:val="00E97764"/>
    <w:rsid w:val="00EA2CFC"/>
    <w:rsid w:val="00EA3CC3"/>
    <w:rsid w:val="00EA4E28"/>
    <w:rsid w:val="00EA4F2B"/>
    <w:rsid w:val="00EA5E8E"/>
    <w:rsid w:val="00EA6A6C"/>
    <w:rsid w:val="00EB2A61"/>
    <w:rsid w:val="00EB3606"/>
    <w:rsid w:val="00EB37BF"/>
    <w:rsid w:val="00EB4104"/>
    <w:rsid w:val="00EB5B64"/>
    <w:rsid w:val="00EB76FF"/>
    <w:rsid w:val="00EC0E18"/>
    <w:rsid w:val="00EC127C"/>
    <w:rsid w:val="00EC1C27"/>
    <w:rsid w:val="00EC31A9"/>
    <w:rsid w:val="00EC328D"/>
    <w:rsid w:val="00EC6A8D"/>
    <w:rsid w:val="00EC7345"/>
    <w:rsid w:val="00EC7ACA"/>
    <w:rsid w:val="00EC7F29"/>
    <w:rsid w:val="00ED015F"/>
    <w:rsid w:val="00ED15E4"/>
    <w:rsid w:val="00ED2D2C"/>
    <w:rsid w:val="00ED3BFB"/>
    <w:rsid w:val="00ED6D3B"/>
    <w:rsid w:val="00EE0619"/>
    <w:rsid w:val="00EE1081"/>
    <w:rsid w:val="00EE158A"/>
    <w:rsid w:val="00EE25F6"/>
    <w:rsid w:val="00EE7382"/>
    <w:rsid w:val="00EF2859"/>
    <w:rsid w:val="00EF388E"/>
    <w:rsid w:val="00EF445A"/>
    <w:rsid w:val="00EF5846"/>
    <w:rsid w:val="00F03567"/>
    <w:rsid w:val="00F03BFD"/>
    <w:rsid w:val="00F050A9"/>
    <w:rsid w:val="00F07703"/>
    <w:rsid w:val="00F11D1A"/>
    <w:rsid w:val="00F13166"/>
    <w:rsid w:val="00F13F8B"/>
    <w:rsid w:val="00F15941"/>
    <w:rsid w:val="00F21A71"/>
    <w:rsid w:val="00F21AB7"/>
    <w:rsid w:val="00F2299A"/>
    <w:rsid w:val="00F2362F"/>
    <w:rsid w:val="00F239A8"/>
    <w:rsid w:val="00F24B42"/>
    <w:rsid w:val="00F24FC0"/>
    <w:rsid w:val="00F25783"/>
    <w:rsid w:val="00F33CF3"/>
    <w:rsid w:val="00F3555A"/>
    <w:rsid w:val="00F37D02"/>
    <w:rsid w:val="00F421B5"/>
    <w:rsid w:val="00F42772"/>
    <w:rsid w:val="00F46598"/>
    <w:rsid w:val="00F51E7A"/>
    <w:rsid w:val="00F54947"/>
    <w:rsid w:val="00F55BB3"/>
    <w:rsid w:val="00F55D82"/>
    <w:rsid w:val="00F60ADA"/>
    <w:rsid w:val="00F62C85"/>
    <w:rsid w:val="00F666A1"/>
    <w:rsid w:val="00F66807"/>
    <w:rsid w:val="00F66D25"/>
    <w:rsid w:val="00F7147F"/>
    <w:rsid w:val="00F7198A"/>
    <w:rsid w:val="00F740DC"/>
    <w:rsid w:val="00F7503B"/>
    <w:rsid w:val="00F76019"/>
    <w:rsid w:val="00F8147D"/>
    <w:rsid w:val="00F87330"/>
    <w:rsid w:val="00F91155"/>
    <w:rsid w:val="00F92298"/>
    <w:rsid w:val="00F940E4"/>
    <w:rsid w:val="00F94676"/>
    <w:rsid w:val="00FA1E8D"/>
    <w:rsid w:val="00FA244E"/>
    <w:rsid w:val="00FA50CD"/>
    <w:rsid w:val="00FA68CF"/>
    <w:rsid w:val="00FA7454"/>
    <w:rsid w:val="00FA7840"/>
    <w:rsid w:val="00FB1677"/>
    <w:rsid w:val="00FB17E2"/>
    <w:rsid w:val="00FB1B6B"/>
    <w:rsid w:val="00FB1D16"/>
    <w:rsid w:val="00FB4811"/>
    <w:rsid w:val="00FB5C7E"/>
    <w:rsid w:val="00FB612F"/>
    <w:rsid w:val="00FB7DA8"/>
    <w:rsid w:val="00FB7F75"/>
    <w:rsid w:val="00FC43FA"/>
    <w:rsid w:val="00FC5E39"/>
    <w:rsid w:val="00FC62A2"/>
    <w:rsid w:val="00FD0846"/>
    <w:rsid w:val="00FD2066"/>
    <w:rsid w:val="00FD3B96"/>
    <w:rsid w:val="00FD3D93"/>
    <w:rsid w:val="00FD608B"/>
    <w:rsid w:val="00FD7D1A"/>
    <w:rsid w:val="00FE01F2"/>
    <w:rsid w:val="00FE46B2"/>
    <w:rsid w:val="00FE607B"/>
    <w:rsid w:val="00FF01E4"/>
    <w:rsid w:val="00FF0F76"/>
    <w:rsid w:val="00FF1D85"/>
    <w:rsid w:val="00FF4893"/>
    <w:rsid w:val="00FF726F"/>
    <w:rsid w:val="01075522"/>
    <w:rsid w:val="01DD2A5B"/>
    <w:rsid w:val="0AA15731"/>
    <w:rsid w:val="0C78670C"/>
    <w:rsid w:val="25E75AB2"/>
    <w:rsid w:val="39E45DB5"/>
    <w:rsid w:val="5246BDE1"/>
    <w:rsid w:val="6EBC47EC"/>
    <w:rsid w:val="7726C3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3BFD"/>
  <w15:chartTrackingRefBased/>
  <w15:docId w15:val="{9822DD10-43A5-4EB1-8787-8E8942B33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F8D"/>
  </w:style>
  <w:style w:type="paragraph" w:styleId="Heading1">
    <w:name w:val="heading 1"/>
    <w:basedOn w:val="Normal"/>
    <w:next w:val="Normal"/>
    <w:link w:val="Heading1Char"/>
    <w:qFormat/>
    <w:rsid w:val="003A4C8E"/>
    <w:pPr>
      <w:keepNext/>
      <w:spacing w:before="240" w:after="60"/>
      <w:outlineLvl w:val="0"/>
    </w:pPr>
    <w:rPr>
      <w:rFonts w:ascii="Arial" w:eastAsia="SimSun" w:hAnsi="Arial" w:cs="Arial"/>
      <w:b/>
      <w:bCs/>
      <w:kern w:val="32"/>
      <w:sz w:val="32"/>
      <w:szCs w:val="32"/>
      <w:lang w:eastAsia="zh-CN"/>
    </w:rPr>
  </w:style>
  <w:style w:type="paragraph" w:styleId="Heading2">
    <w:name w:val="heading 2"/>
    <w:basedOn w:val="Normal"/>
    <w:next w:val="Normal"/>
    <w:link w:val="Heading2Char"/>
    <w:uiPriority w:val="9"/>
    <w:unhideWhenUsed/>
    <w:qFormat/>
    <w:rsid w:val="003A4C8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A4C8E"/>
    <w:rPr>
      <w:rFonts w:ascii="Arial" w:eastAsia="SimSun" w:hAnsi="Arial" w:cs="Arial"/>
      <w:b/>
      <w:bCs/>
      <w:kern w:val="32"/>
      <w:sz w:val="32"/>
      <w:szCs w:val="32"/>
      <w:lang w:eastAsia="zh-CN"/>
    </w:rPr>
  </w:style>
  <w:style w:type="character" w:customStyle="1" w:styleId="Heading2Char">
    <w:name w:val="Heading 2 Char"/>
    <w:basedOn w:val="DefaultParagraphFont"/>
    <w:link w:val="Heading2"/>
    <w:uiPriority w:val="9"/>
    <w:rsid w:val="003A4C8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A4C8E"/>
    <w:pPr>
      <w:tabs>
        <w:tab w:val="center" w:pos="4680"/>
        <w:tab w:val="right" w:pos="9360"/>
      </w:tabs>
    </w:pPr>
  </w:style>
  <w:style w:type="character" w:customStyle="1" w:styleId="HeaderChar">
    <w:name w:val="Header Char"/>
    <w:basedOn w:val="DefaultParagraphFont"/>
    <w:link w:val="Header"/>
    <w:uiPriority w:val="99"/>
    <w:rsid w:val="003A4C8E"/>
  </w:style>
  <w:style w:type="paragraph" w:styleId="Footer">
    <w:name w:val="footer"/>
    <w:basedOn w:val="Normal"/>
    <w:link w:val="FooterChar"/>
    <w:unhideWhenUsed/>
    <w:rsid w:val="003A4C8E"/>
    <w:pPr>
      <w:tabs>
        <w:tab w:val="center" w:pos="4680"/>
        <w:tab w:val="right" w:pos="9360"/>
      </w:tabs>
    </w:pPr>
  </w:style>
  <w:style w:type="character" w:customStyle="1" w:styleId="FooterChar">
    <w:name w:val="Footer Char"/>
    <w:basedOn w:val="DefaultParagraphFont"/>
    <w:link w:val="Footer"/>
    <w:uiPriority w:val="99"/>
    <w:rsid w:val="003A4C8E"/>
  </w:style>
  <w:style w:type="character" w:styleId="PageNumber">
    <w:name w:val="page number"/>
    <w:basedOn w:val="DefaultParagraphFont"/>
    <w:rsid w:val="003A4C8E"/>
  </w:style>
  <w:style w:type="character" w:styleId="PlaceholderText">
    <w:name w:val="Placeholder Text"/>
    <w:basedOn w:val="DefaultParagraphFont"/>
    <w:uiPriority w:val="99"/>
    <w:semiHidden/>
    <w:rsid w:val="00716334"/>
    <w:rPr>
      <w:color w:val="808080"/>
    </w:rPr>
  </w:style>
  <w:style w:type="paragraph" w:styleId="ListParagraph">
    <w:name w:val="List Paragraph"/>
    <w:basedOn w:val="Normal"/>
    <w:uiPriority w:val="34"/>
    <w:qFormat/>
    <w:rsid w:val="00911209"/>
    <w:pPr>
      <w:ind w:left="720"/>
      <w:contextualSpacing/>
    </w:pPr>
  </w:style>
  <w:style w:type="paragraph" w:styleId="Caption">
    <w:name w:val="caption"/>
    <w:basedOn w:val="Normal"/>
    <w:next w:val="Normal"/>
    <w:uiPriority w:val="35"/>
    <w:unhideWhenUsed/>
    <w:qFormat/>
    <w:rsid w:val="00751C10"/>
    <w:pPr>
      <w:spacing w:after="200"/>
    </w:pPr>
    <w:rPr>
      <w:rFonts w:eastAsiaTheme="minorEastAsia"/>
      <w:i/>
      <w:iCs/>
      <w:color w:val="44546A" w:themeColor="text2"/>
      <w:sz w:val="18"/>
      <w:szCs w:val="18"/>
      <w:lang w:val="en-SG" w:eastAsia="zh-CN"/>
    </w:rPr>
  </w:style>
  <w:style w:type="table" w:styleId="TableGrid">
    <w:name w:val="Table Grid"/>
    <w:basedOn w:val="TableNormal"/>
    <w:uiPriority w:val="39"/>
    <w:rsid w:val="00751C10"/>
    <w:rPr>
      <w:rFonts w:eastAsiaTheme="minorEastAsia"/>
      <w:sz w:val="22"/>
      <w:szCs w:val="22"/>
      <w:lang w:val="en-S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DefaultParagraphFont"/>
    <w:rsid w:val="00777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CA5EA-B3DB-4388-AB4D-330062A21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4879</TotalTime>
  <Pages>7</Pages>
  <Words>1551</Words>
  <Characters>8847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Cinosi, Nicolas</dc:creator>
  <cp:keywords/>
  <dc:description/>
  <cp:lastModifiedBy>Pan, Michael M</cp:lastModifiedBy>
  <cp:revision>466</cp:revision>
  <cp:lastPrinted>2024-03-20T19:54:00Z</cp:lastPrinted>
  <dcterms:created xsi:type="dcterms:W3CDTF">2020-02-19T05:52:00Z</dcterms:created>
  <dcterms:modified xsi:type="dcterms:W3CDTF">2024-03-20T19:54:00Z</dcterms:modified>
</cp:coreProperties>
</file>